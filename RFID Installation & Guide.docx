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563127"/>
        <w:docPartObj>
          <w:docPartGallery w:val="Cover Pages"/>
          <w:docPartUnique/>
        </w:docPartObj>
      </w:sdtPr>
      <w:sdtEndPr>
        <w:rPr>
          <w:lang w:val="en-US"/>
        </w:rPr>
      </w:sdtEndPr>
      <w:sdtContent>
        <w:p w14:paraId="03A88133" w14:textId="7998E088" w:rsidR="00B76C88" w:rsidRDefault="00B76C88">
          <w:r>
            <w:rPr>
              <w:noProof/>
            </w:rPr>
            <mc:AlternateContent>
              <mc:Choice Requires="wpg">
                <w:drawing>
                  <wp:anchor distT="0" distB="0" distL="114300" distR="114300" simplePos="0" relativeHeight="251662336" behindDoc="0" locked="0" layoutInCell="1" allowOverlap="1" wp14:anchorId="72712F88" wp14:editId="7B39627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B9D896"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A7961A4" wp14:editId="5E7527A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162A1" w14:textId="1B702968" w:rsidR="00B76C88"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6C88">
                                      <w:rPr>
                                        <w:caps/>
                                        <w:color w:val="4472C4" w:themeColor="accent1"/>
                                        <w:sz w:val="64"/>
                                        <w:szCs w:val="64"/>
                                      </w:rPr>
                                      <w:t>Zebra rFid Mobile app &amp; Sato printer graphical user interface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519AB3" w14:textId="0370797D" w:rsidR="00B76C88" w:rsidRDefault="00B76C88">
                                    <w:pPr>
                                      <w:jc w:val="right"/>
                                      <w:rPr>
                                        <w:smallCaps/>
                                        <w:color w:val="404040" w:themeColor="text1" w:themeTint="BF"/>
                                        <w:sz w:val="36"/>
                                        <w:szCs w:val="36"/>
                                      </w:rPr>
                                    </w:pPr>
                                    <w:r>
                                      <w:rPr>
                                        <w:color w:val="404040" w:themeColor="text1" w:themeTint="BF"/>
                                        <w:sz w:val="36"/>
                                        <w:szCs w:val="36"/>
                                      </w:rPr>
                                      <w:t>Installation and Usage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A7961A4" id="_x0000_t202" coordsize="21600,21600" o:spt="202" path="m,l,21600r21600,l21600,xe">
                    <v:stroke joinstyle="miter"/>
                    <v:path gradientshapeok="t" o:connecttype="rect"/>
                  </v:shapetype>
                  <v:shape id="Text Box 11"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" filled="f" stroked="f" strokeweight=".5pt">
                    <v:textbox inset="126pt,0,54pt,0">
                      <w:txbxContent>
                        <w:p w14:paraId="6CA162A1" w14:textId="1B702968" w:rsidR="00B76C88"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6C88">
                                <w:rPr>
                                  <w:caps/>
                                  <w:color w:val="4472C4" w:themeColor="accent1"/>
                                  <w:sz w:val="64"/>
                                  <w:szCs w:val="64"/>
                                </w:rPr>
                                <w:t>Zebra rFid Mobile app &amp; Sato printer graphical user interface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519AB3" w14:textId="0370797D" w:rsidR="00B76C88" w:rsidRDefault="00B76C88">
                              <w:pPr>
                                <w:jc w:val="right"/>
                                <w:rPr>
                                  <w:smallCaps/>
                                  <w:color w:val="404040" w:themeColor="text1" w:themeTint="BF"/>
                                  <w:sz w:val="36"/>
                                  <w:szCs w:val="36"/>
                                </w:rPr>
                              </w:pPr>
                              <w:r>
                                <w:rPr>
                                  <w:color w:val="404040" w:themeColor="text1" w:themeTint="BF"/>
                                  <w:sz w:val="36"/>
                                  <w:szCs w:val="36"/>
                                </w:rPr>
                                <w:t>Installation and Usage Guide</w:t>
                              </w:r>
                            </w:p>
                          </w:sdtContent>
                        </w:sdt>
                      </w:txbxContent>
                    </v:textbox>
                    <w10:wrap type="square" anchorx="page" anchory="page"/>
                  </v:shape>
                </w:pict>
              </mc:Fallback>
            </mc:AlternateContent>
          </w:r>
        </w:p>
        <w:p w14:paraId="1FBE36C5" w14:textId="78EABA6A" w:rsidR="00B76C88" w:rsidRDefault="00E05E1E" w:rsidP="00B76C88">
          <w:pPr>
            <w:rPr>
              <w:rFonts w:ascii="Times New Roman" w:hAnsi="Times New Roman" w:cs="Times New Roman"/>
              <w:b/>
              <w:bCs/>
              <w:sz w:val="56"/>
              <w:szCs w:val="56"/>
              <w:lang w:val="en-US"/>
            </w:rPr>
          </w:pPr>
          <w:r>
            <w:rPr>
              <w:noProof/>
            </w:rPr>
            <mc:AlternateContent>
              <mc:Choice Requires="wps">
                <w:drawing>
                  <wp:anchor distT="0" distB="0" distL="114300" distR="114300" simplePos="0" relativeHeight="251660288" behindDoc="0" locked="0" layoutInCell="1" allowOverlap="1" wp14:anchorId="6383B5B7" wp14:editId="205D9CA3">
                    <wp:simplePos x="0" y="0"/>
                    <wp:positionH relativeFrom="page">
                      <wp:posOffset>222885</wp:posOffset>
                    </wp:positionH>
                    <wp:positionV relativeFrom="page">
                      <wp:posOffset>8568055</wp:posOffset>
                    </wp:positionV>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37ED6F" w14:textId="14249255" w:rsidR="00B76C88" w:rsidRDefault="00B76C88">
                                    <w:pPr>
                                      <w:pStyle w:val="NoSpacing"/>
                                      <w:jc w:val="right"/>
                                      <w:rPr>
                                        <w:color w:val="595959" w:themeColor="text1" w:themeTint="A6"/>
                                        <w:sz w:val="28"/>
                                        <w:szCs w:val="28"/>
                                      </w:rPr>
                                    </w:pPr>
                                    <w:r>
                                      <w:rPr>
                                        <w:color w:val="595959" w:themeColor="text1" w:themeTint="A6"/>
                                        <w:sz w:val="28"/>
                                        <w:szCs w:val="28"/>
                                      </w:rPr>
                                      <w:t>PRDCSG</w:t>
                                    </w:r>
                                  </w:p>
                                </w:sdtContent>
                              </w:sdt>
                              <w:p w14:paraId="209CAE0B" w14:textId="0CDF4ED5" w:rsidR="00B76C88" w:rsidRPr="00E05E1E" w:rsidRDefault="00E05E1E">
                                <w:pPr>
                                  <w:pStyle w:val="NoSpacing"/>
                                  <w:jc w:val="right"/>
                                  <w:rPr>
                                    <w:color w:val="595959" w:themeColor="text1" w:themeTint="A6"/>
                                  </w:rPr>
                                </w:pPr>
                                <w:r w:rsidRPr="00E05E1E">
                                  <w:rPr>
                                    <w:color w:val="595959" w:themeColor="text1" w:themeTint="A6"/>
                                  </w:rPr>
                                  <w:t>06/12/2023</w:t>
                                </w:r>
                                <w:sdt>
                                  <w:sdtPr>
                                    <w:rPr>
                                      <w:color w:val="595959" w:themeColor="text1" w:themeTint="A6"/>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76C88" w:rsidRPr="00E05E1E">
                                      <w:rPr>
                                        <w:color w:val="595959" w:themeColor="text1" w:themeTint="A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383B5B7" id="Text Box 9" o:spid="_x0000_s1027" type="#_x0000_t202" style="position:absolute;margin-left:17.55pt;margin-top:674.6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37ED6F" w14:textId="14249255" w:rsidR="00B76C88" w:rsidRDefault="00B76C88">
                              <w:pPr>
                                <w:pStyle w:val="NoSpacing"/>
                                <w:jc w:val="right"/>
                                <w:rPr>
                                  <w:color w:val="595959" w:themeColor="text1" w:themeTint="A6"/>
                                  <w:sz w:val="28"/>
                                  <w:szCs w:val="28"/>
                                </w:rPr>
                              </w:pPr>
                              <w:r>
                                <w:rPr>
                                  <w:color w:val="595959" w:themeColor="text1" w:themeTint="A6"/>
                                  <w:sz w:val="28"/>
                                  <w:szCs w:val="28"/>
                                </w:rPr>
                                <w:t>PRDCSG</w:t>
                              </w:r>
                            </w:p>
                          </w:sdtContent>
                        </w:sdt>
                        <w:p w14:paraId="209CAE0B" w14:textId="0CDF4ED5" w:rsidR="00B76C88" w:rsidRPr="00E05E1E" w:rsidRDefault="00E05E1E">
                          <w:pPr>
                            <w:pStyle w:val="NoSpacing"/>
                            <w:jc w:val="right"/>
                            <w:rPr>
                              <w:color w:val="595959" w:themeColor="text1" w:themeTint="A6"/>
                            </w:rPr>
                          </w:pPr>
                          <w:r w:rsidRPr="00E05E1E">
                            <w:rPr>
                              <w:color w:val="595959" w:themeColor="text1" w:themeTint="A6"/>
                            </w:rPr>
                            <w:t>06/12/2023</w:t>
                          </w:r>
                          <w:sdt>
                            <w:sdtPr>
                              <w:rPr>
                                <w:color w:val="595959" w:themeColor="text1" w:themeTint="A6"/>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76C88" w:rsidRPr="00E05E1E">
                                <w:rPr>
                                  <w:color w:val="595959" w:themeColor="text1" w:themeTint="A6"/>
                                </w:rPr>
                                <w:t xml:space="preserve">     </w:t>
                              </w:r>
                            </w:sdtContent>
                          </w:sdt>
                        </w:p>
                      </w:txbxContent>
                    </v:textbox>
                    <w10:wrap type="square" anchorx="page" anchory="page"/>
                  </v:shape>
                </w:pict>
              </mc:Fallback>
            </mc:AlternateContent>
          </w:r>
          <w:r w:rsidR="00B76C88">
            <w:rPr>
              <w:rFonts w:ascii="Times New Roman" w:hAnsi="Times New Roman" w:cs="Times New Roman"/>
              <w:b/>
              <w:bCs/>
              <w:sz w:val="56"/>
              <w:szCs w:val="56"/>
              <w:lang w:val="en-US"/>
            </w:rPr>
            <w:br w:type="page"/>
          </w:r>
        </w:p>
        <w:sdt>
          <w:sdtPr>
            <w:rPr>
              <w:rFonts w:asciiTheme="minorHAnsi" w:eastAsiaTheme="minorEastAsia" w:hAnsiTheme="minorHAnsi" w:cstheme="minorBidi"/>
              <w:b w:val="0"/>
              <w:bCs w:val="0"/>
              <w:color w:val="auto"/>
              <w:kern w:val="2"/>
              <w:sz w:val="24"/>
              <w:szCs w:val="24"/>
              <w:lang w:val="en-SG" w:eastAsia="ko-KR"/>
              <w14:ligatures w14:val="standardContextual"/>
            </w:rPr>
            <w:id w:val="-1382546081"/>
            <w:docPartObj>
              <w:docPartGallery w:val="Table of Contents"/>
              <w:docPartUnique/>
            </w:docPartObj>
          </w:sdtPr>
          <w:sdtEndPr>
            <w:rPr>
              <w:noProof/>
            </w:rPr>
          </w:sdtEndPr>
          <w:sdtContent>
            <w:p w14:paraId="5F47F66F" w14:textId="0559883F" w:rsidR="00B76C88" w:rsidRDefault="00B76C88">
              <w:pPr>
                <w:pStyle w:val="TOCHeading"/>
              </w:pPr>
              <w:r>
                <w:t>Table of Contents</w:t>
              </w:r>
            </w:p>
            <w:p w14:paraId="26B794E1" w14:textId="56EE04B7" w:rsidR="004E5857" w:rsidRDefault="00B76C88">
              <w:pPr>
                <w:pStyle w:val="TOC1"/>
                <w:tabs>
                  <w:tab w:val="left" w:pos="410"/>
                  <w:tab w:val="right" w:leader="dot" w:pos="9016"/>
                </w:tabs>
                <w:rPr>
                  <w:rFonts w:cstheme="minorBidi"/>
                  <w:b w:val="0"/>
                  <w:bCs w:val="0"/>
                  <w:caps w:val="0"/>
                  <w:noProof/>
                  <w:sz w:val="24"/>
                  <w:szCs w:val="24"/>
                  <w:u w:val="none"/>
                </w:rPr>
              </w:pPr>
              <w:r>
                <w:fldChar w:fldCharType="begin"/>
              </w:r>
              <w:r>
                <w:instrText xml:space="preserve"> TOC \o "1-3" \h \z \u </w:instrText>
              </w:r>
              <w:r>
                <w:fldChar w:fldCharType="separate"/>
              </w:r>
              <w:hyperlink w:anchor="_Toc152841972" w:history="1">
                <w:r w:rsidR="004E5857" w:rsidRPr="00717600">
                  <w:rPr>
                    <w:rStyle w:val="Hyperlink"/>
                    <w:noProof/>
                    <w:lang w:val="en-US"/>
                  </w:rPr>
                  <w:t>1.</w:t>
                </w:r>
                <w:r w:rsidR="004E5857">
                  <w:rPr>
                    <w:rFonts w:cstheme="minorBidi"/>
                    <w:b w:val="0"/>
                    <w:bCs w:val="0"/>
                    <w:caps w:val="0"/>
                    <w:noProof/>
                    <w:sz w:val="24"/>
                    <w:szCs w:val="24"/>
                    <w:u w:val="none"/>
                  </w:rPr>
                  <w:tab/>
                </w:r>
                <w:r w:rsidR="004E5857" w:rsidRPr="00717600">
                  <w:rPr>
                    <w:rStyle w:val="Hyperlink"/>
                    <w:noProof/>
                    <w:lang w:val="en-US"/>
                  </w:rPr>
                  <w:t>Zebra RFID Mobile App</w:t>
                </w:r>
                <w:r w:rsidR="004E5857">
                  <w:rPr>
                    <w:noProof/>
                    <w:webHidden/>
                  </w:rPr>
                  <w:tab/>
                </w:r>
                <w:r w:rsidR="004E5857">
                  <w:rPr>
                    <w:noProof/>
                    <w:webHidden/>
                  </w:rPr>
                  <w:fldChar w:fldCharType="begin"/>
                </w:r>
                <w:r w:rsidR="004E5857">
                  <w:rPr>
                    <w:noProof/>
                    <w:webHidden/>
                  </w:rPr>
                  <w:instrText xml:space="preserve"> PAGEREF _Toc152841972 \h </w:instrText>
                </w:r>
                <w:r w:rsidR="004E5857">
                  <w:rPr>
                    <w:noProof/>
                    <w:webHidden/>
                  </w:rPr>
                </w:r>
                <w:r w:rsidR="004E5857">
                  <w:rPr>
                    <w:noProof/>
                    <w:webHidden/>
                  </w:rPr>
                  <w:fldChar w:fldCharType="separate"/>
                </w:r>
                <w:r w:rsidR="004E5857">
                  <w:rPr>
                    <w:noProof/>
                    <w:webHidden/>
                  </w:rPr>
                  <w:t>2</w:t>
                </w:r>
                <w:r w:rsidR="004E5857">
                  <w:rPr>
                    <w:noProof/>
                    <w:webHidden/>
                  </w:rPr>
                  <w:fldChar w:fldCharType="end"/>
                </w:r>
              </w:hyperlink>
            </w:p>
            <w:p w14:paraId="6BD74158" w14:textId="3FB41597" w:rsidR="004E5857" w:rsidRDefault="004E5857">
              <w:pPr>
                <w:pStyle w:val="TOC2"/>
                <w:tabs>
                  <w:tab w:val="left" w:pos="581"/>
                </w:tabs>
                <w:rPr>
                  <w:rFonts w:cstheme="minorBidi"/>
                  <w:b w:val="0"/>
                  <w:bCs w:val="0"/>
                  <w:smallCaps w:val="0"/>
                  <w:noProof/>
                  <w:sz w:val="24"/>
                  <w:szCs w:val="24"/>
                </w:rPr>
              </w:pPr>
              <w:hyperlink w:anchor="_Toc152841973" w:history="1">
                <w:r w:rsidRPr="00717600">
                  <w:rPr>
                    <w:rStyle w:val="Hyperlink"/>
                    <w:noProof/>
                    <w:lang w:val="en-US"/>
                  </w:rPr>
                  <w:t>1.1.</w:t>
                </w:r>
                <w:r>
                  <w:rPr>
                    <w:rFonts w:cstheme="minorBidi"/>
                    <w:b w:val="0"/>
                    <w:bCs w:val="0"/>
                    <w:smallCaps w:val="0"/>
                    <w:noProof/>
                    <w:sz w:val="24"/>
                    <w:szCs w:val="24"/>
                  </w:rPr>
                  <w:tab/>
                </w:r>
                <w:r w:rsidRPr="00717600">
                  <w:rPr>
                    <w:rStyle w:val="Hyperlink"/>
                    <w:noProof/>
                    <w:lang w:val="en-US"/>
                  </w:rPr>
                  <w:t>Zebra RFID Mobile App Installation</w:t>
                </w:r>
                <w:r>
                  <w:rPr>
                    <w:noProof/>
                    <w:webHidden/>
                  </w:rPr>
                  <w:tab/>
                </w:r>
                <w:r>
                  <w:rPr>
                    <w:noProof/>
                    <w:webHidden/>
                  </w:rPr>
                  <w:fldChar w:fldCharType="begin"/>
                </w:r>
                <w:r>
                  <w:rPr>
                    <w:noProof/>
                    <w:webHidden/>
                  </w:rPr>
                  <w:instrText xml:space="preserve"> PAGEREF _Toc152841973 \h </w:instrText>
                </w:r>
                <w:r>
                  <w:rPr>
                    <w:noProof/>
                    <w:webHidden/>
                  </w:rPr>
                </w:r>
                <w:r>
                  <w:rPr>
                    <w:noProof/>
                    <w:webHidden/>
                  </w:rPr>
                  <w:fldChar w:fldCharType="separate"/>
                </w:r>
                <w:r>
                  <w:rPr>
                    <w:noProof/>
                    <w:webHidden/>
                  </w:rPr>
                  <w:t>2</w:t>
                </w:r>
                <w:r>
                  <w:rPr>
                    <w:noProof/>
                    <w:webHidden/>
                  </w:rPr>
                  <w:fldChar w:fldCharType="end"/>
                </w:r>
              </w:hyperlink>
            </w:p>
            <w:p w14:paraId="3BF2C35B" w14:textId="0172563A" w:rsidR="004E5857" w:rsidRDefault="004E5857">
              <w:pPr>
                <w:pStyle w:val="TOC3"/>
                <w:tabs>
                  <w:tab w:val="left" w:pos="741"/>
                  <w:tab w:val="right" w:leader="dot" w:pos="9016"/>
                </w:tabs>
                <w:rPr>
                  <w:rFonts w:cstheme="minorBidi"/>
                  <w:smallCaps w:val="0"/>
                  <w:noProof/>
                  <w:sz w:val="24"/>
                  <w:szCs w:val="24"/>
                </w:rPr>
              </w:pPr>
              <w:hyperlink w:anchor="_Toc152841974" w:history="1">
                <w:r w:rsidRPr="00717600">
                  <w:rPr>
                    <w:rStyle w:val="Hyperlink"/>
                    <w:noProof/>
                    <w:lang w:val="en-US"/>
                  </w:rPr>
                  <w:t>1.1.1.</w:t>
                </w:r>
                <w:r>
                  <w:rPr>
                    <w:rFonts w:cstheme="minorBidi"/>
                    <w:smallCaps w:val="0"/>
                    <w:noProof/>
                    <w:sz w:val="24"/>
                    <w:szCs w:val="24"/>
                  </w:rPr>
                  <w:tab/>
                </w:r>
                <w:r w:rsidRPr="00717600">
                  <w:rPr>
                    <w:rStyle w:val="Hyperlink"/>
                    <w:noProof/>
                    <w:lang w:val="en-US"/>
                  </w:rPr>
                  <w:t>Installation Requirements</w:t>
                </w:r>
                <w:r>
                  <w:rPr>
                    <w:noProof/>
                    <w:webHidden/>
                  </w:rPr>
                  <w:tab/>
                </w:r>
                <w:r>
                  <w:rPr>
                    <w:noProof/>
                    <w:webHidden/>
                  </w:rPr>
                  <w:fldChar w:fldCharType="begin"/>
                </w:r>
                <w:r>
                  <w:rPr>
                    <w:noProof/>
                    <w:webHidden/>
                  </w:rPr>
                  <w:instrText xml:space="preserve"> PAGEREF _Toc152841974 \h </w:instrText>
                </w:r>
                <w:r>
                  <w:rPr>
                    <w:noProof/>
                    <w:webHidden/>
                  </w:rPr>
                </w:r>
                <w:r>
                  <w:rPr>
                    <w:noProof/>
                    <w:webHidden/>
                  </w:rPr>
                  <w:fldChar w:fldCharType="separate"/>
                </w:r>
                <w:r>
                  <w:rPr>
                    <w:noProof/>
                    <w:webHidden/>
                  </w:rPr>
                  <w:t>2</w:t>
                </w:r>
                <w:r>
                  <w:rPr>
                    <w:noProof/>
                    <w:webHidden/>
                  </w:rPr>
                  <w:fldChar w:fldCharType="end"/>
                </w:r>
              </w:hyperlink>
            </w:p>
            <w:p w14:paraId="6B3D5398" w14:textId="342A623A" w:rsidR="004E5857" w:rsidRDefault="004E5857">
              <w:pPr>
                <w:pStyle w:val="TOC3"/>
                <w:tabs>
                  <w:tab w:val="left" w:pos="741"/>
                  <w:tab w:val="right" w:leader="dot" w:pos="9016"/>
                </w:tabs>
                <w:rPr>
                  <w:rFonts w:cstheme="minorBidi"/>
                  <w:smallCaps w:val="0"/>
                  <w:noProof/>
                  <w:sz w:val="24"/>
                  <w:szCs w:val="24"/>
                </w:rPr>
              </w:pPr>
              <w:hyperlink w:anchor="_Toc152841975" w:history="1">
                <w:r w:rsidRPr="00717600">
                  <w:rPr>
                    <w:rStyle w:val="Hyperlink"/>
                    <w:noProof/>
                    <w:lang w:val="en-US"/>
                  </w:rPr>
                  <w:t>1.1.2.</w:t>
                </w:r>
                <w:r>
                  <w:rPr>
                    <w:rFonts w:cstheme="minorBidi"/>
                    <w:smallCaps w:val="0"/>
                    <w:noProof/>
                    <w:sz w:val="24"/>
                    <w:szCs w:val="24"/>
                  </w:rPr>
                  <w:tab/>
                </w:r>
                <w:r w:rsidRPr="00717600">
                  <w:rPr>
                    <w:rStyle w:val="Hyperlink"/>
                    <w:noProof/>
                    <w:lang w:val="en-US"/>
                  </w:rPr>
                  <w:t>Download</w:t>
                </w:r>
                <w:r>
                  <w:rPr>
                    <w:noProof/>
                    <w:webHidden/>
                  </w:rPr>
                  <w:tab/>
                </w:r>
                <w:r>
                  <w:rPr>
                    <w:noProof/>
                    <w:webHidden/>
                  </w:rPr>
                  <w:fldChar w:fldCharType="begin"/>
                </w:r>
                <w:r>
                  <w:rPr>
                    <w:noProof/>
                    <w:webHidden/>
                  </w:rPr>
                  <w:instrText xml:space="preserve"> PAGEREF _Toc152841975 \h </w:instrText>
                </w:r>
                <w:r>
                  <w:rPr>
                    <w:noProof/>
                    <w:webHidden/>
                  </w:rPr>
                </w:r>
                <w:r>
                  <w:rPr>
                    <w:noProof/>
                    <w:webHidden/>
                  </w:rPr>
                  <w:fldChar w:fldCharType="separate"/>
                </w:r>
                <w:r>
                  <w:rPr>
                    <w:noProof/>
                    <w:webHidden/>
                  </w:rPr>
                  <w:t>2</w:t>
                </w:r>
                <w:r>
                  <w:rPr>
                    <w:noProof/>
                    <w:webHidden/>
                  </w:rPr>
                  <w:fldChar w:fldCharType="end"/>
                </w:r>
              </w:hyperlink>
            </w:p>
            <w:p w14:paraId="2ABCF0BF" w14:textId="4550F7EE" w:rsidR="004E5857" w:rsidRDefault="004E5857">
              <w:pPr>
                <w:pStyle w:val="TOC2"/>
                <w:tabs>
                  <w:tab w:val="left" w:pos="581"/>
                </w:tabs>
                <w:rPr>
                  <w:rFonts w:cstheme="minorBidi"/>
                  <w:b w:val="0"/>
                  <w:bCs w:val="0"/>
                  <w:smallCaps w:val="0"/>
                  <w:noProof/>
                  <w:sz w:val="24"/>
                  <w:szCs w:val="24"/>
                </w:rPr>
              </w:pPr>
              <w:hyperlink w:anchor="_Toc152841976" w:history="1">
                <w:r w:rsidRPr="00717600">
                  <w:rPr>
                    <w:rStyle w:val="Hyperlink"/>
                    <w:noProof/>
                    <w:lang w:val="en-US"/>
                  </w:rPr>
                  <w:t>1.2.</w:t>
                </w:r>
                <w:r>
                  <w:rPr>
                    <w:rFonts w:cstheme="minorBidi"/>
                    <w:b w:val="0"/>
                    <w:bCs w:val="0"/>
                    <w:smallCaps w:val="0"/>
                    <w:noProof/>
                    <w:sz w:val="24"/>
                    <w:szCs w:val="24"/>
                  </w:rPr>
                  <w:tab/>
                </w:r>
                <w:r w:rsidRPr="00717600">
                  <w:rPr>
                    <w:rStyle w:val="Hyperlink"/>
                    <w:noProof/>
                    <w:lang w:val="en-US"/>
                  </w:rPr>
                  <w:t>Zebra RFID Mobile App Usage Guide</w:t>
                </w:r>
                <w:r>
                  <w:rPr>
                    <w:noProof/>
                    <w:webHidden/>
                  </w:rPr>
                  <w:tab/>
                </w:r>
                <w:r>
                  <w:rPr>
                    <w:noProof/>
                    <w:webHidden/>
                  </w:rPr>
                  <w:fldChar w:fldCharType="begin"/>
                </w:r>
                <w:r>
                  <w:rPr>
                    <w:noProof/>
                    <w:webHidden/>
                  </w:rPr>
                  <w:instrText xml:space="preserve"> PAGEREF _Toc152841976 \h </w:instrText>
                </w:r>
                <w:r>
                  <w:rPr>
                    <w:noProof/>
                    <w:webHidden/>
                  </w:rPr>
                </w:r>
                <w:r>
                  <w:rPr>
                    <w:noProof/>
                    <w:webHidden/>
                  </w:rPr>
                  <w:fldChar w:fldCharType="separate"/>
                </w:r>
                <w:r>
                  <w:rPr>
                    <w:noProof/>
                    <w:webHidden/>
                  </w:rPr>
                  <w:t>3</w:t>
                </w:r>
                <w:r>
                  <w:rPr>
                    <w:noProof/>
                    <w:webHidden/>
                  </w:rPr>
                  <w:fldChar w:fldCharType="end"/>
                </w:r>
              </w:hyperlink>
            </w:p>
            <w:p w14:paraId="2D6C92E6" w14:textId="12A7D5CF" w:rsidR="004E5857" w:rsidRDefault="004E5857">
              <w:pPr>
                <w:pStyle w:val="TOC3"/>
                <w:tabs>
                  <w:tab w:val="left" w:pos="741"/>
                  <w:tab w:val="right" w:leader="dot" w:pos="9016"/>
                </w:tabs>
                <w:rPr>
                  <w:rFonts w:cstheme="minorBidi"/>
                  <w:smallCaps w:val="0"/>
                  <w:noProof/>
                  <w:sz w:val="24"/>
                  <w:szCs w:val="24"/>
                </w:rPr>
              </w:pPr>
              <w:hyperlink w:anchor="_Toc152841977" w:history="1">
                <w:r w:rsidRPr="00717600">
                  <w:rPr>
                    <w:rStyle w:val="Hyperlink"/>
                    <w:noProof/>
                    <w:lang w:val="en-US"/>
                  </w:rPr>
                  <w:t>1.2.1.</w:t>
                </w:r>
                <w:r>
                  <w:rPr>
                    <w:rFonts w:cstheme="minorBidi"/>
                    <w:smallCaps w:val="0"/>
                    <w:noProof/>
                    <w:sz w:val="24"/>
                    <w:szCs w:val="24"/>
                  </w:rPr>
                  <w:tab/>
                </w:r>
                <w:r w:rsidRPr="00717600">
                  <w:rPr>
                    <w:rStyle w:val="Hyperlink"/>
                    <w:noProof/>
                    <w:lang w:val="en-US"/>
                  </w:rPr>
                  <w:t>Features</w:t>
                </w:r>
                <w:r>
                  <w:rPr>
                    <w:noProof/>
                    <w:webHidden/>
                  </w:rPr>
                  <w:tab/>
                </w:r>
                <w:r>
                  <w:rPr>
                    <w:noProof/>
                    <w:webHidden/>
                  </w:rPr>
                  <w:fldChar w:fldCharType="begin"/>
                </w:r>
                <w:r>
                  <w:rPr>
                    <w:noProof/>
                    <w:webHidden/>
                  </w:rPr>
                  <w:instrText xml:space="preserve"> PAGEREF _Toc152841977 \h </w:instrText>
                </w:r>
                <w:r>
                  <w:rPr>
                    <w:noProof/>
                    <w:webHidden/>
                  </w:rPr>
                </w:r>
                <w:r>
                  <w:rPr>
                    <w:noProof/>
                    <w:webHidden/>
                  </w:rPr>
                  <w:fldChar w:fldCharType="separate"/>
                </w:r>
                <w:r>
                  <w:rPr>
                    <w:noProof/>
                    <w:webHidden/>
                  </w:rPr>
                  <w:t>3</w:t>
                </w:r>
                <w:r>
                  <w:rPr>
                    <w:noProof/>
                    <w:webHidden/>
                  </w:rPr>
                  <w:fldChar w:fldCharType="end"/>
                </w:r>
              </w:hyperlink>
            </w:p>
            <w:p w14:paraId="394C4E48" w14:textId="2D163801" w:rsidR="004E5857" w:rsidRDefault="004E5857">
              <w:pPr>
                <w:pStyle w:val="TOC3"/>
                <w:tabs>
                  <w:tab w:val="left" w:pos="725"/>
                  <w:tab w:val="right" w:leader="dot" w:pos="9016"/>
                </w:tabs>
                <w:rPr>
                  <w:rFonts w:cstheme="minorBidi"/>
                  <w:smallCaps w:val="0"/>
                  <w:noProof/>
                  <w:sz w:val="24"/>
                  <w:szCs w:val="24"/>
                </w:rPr>
              </w:pPr>
              <w:hyperlink w:anchor="_Toc152841978" w:history="1">
                <w:r w:rsidRPr="00717600">
                  <w:rPr>
                    <w:rStyle w:val="Hyperlink"/>
                    <w:noProof/>
                    <w:lang w:val="en-US"/>
                  </w:rPr>
                  <w:t>1.2.2.</w:t>
                </w:r>
                <w:r>
                  <w:rPr>
                    <w:rFonts w:cstheme="minorBidi"/>
                    <w:smallCaps w:val="0"/>
                    <w:noProof/>
                    <w:sz w:val="24"/>
                    <w:szCs w:val="24"/>
                  </w:rPr>
                  <w:tab/>
                </w:r>
                <w:r w:rsidRPr="00717600">
                  <w:rPr>
                    <w:rStyle w:val="Hyperlink"/>
                    <w:noProof/>
                    <w:lang w:val="en-US"/>
                  </w:rPr>
                  <w:t>Troubleshooting</w:t>
                </w:r>
                <w:r>
                  <w:rPr>
                    <w:noProof/>
                    <w:webHidden/>
                  </w:rPr>
                  <w:tab/>
                </w:r>
                <w:r>
                  <w:rPr>
                    <w:noProof/>
                    <w:webHidden/>
                  </w:rPr>
                  <w:fldChar w:fldCharType="begin"/>
                </w:r>
                <w:r>
                  <w:rPr>
                    <w:noProof/>
                    <w:webHidden/>
                  </w:rPr>
                  <w:instrText xml:space="preserve"> PAGEREF _Toc152841978 \h </w:instrText>
                </w:r>
                <w:r>
                  <w:rPr>
                    <w:noProof/>
                    <w:webHidden/>
                  </w:rPr>
                </w:r>
                <w:r>
                  <w:rPr>
                    <w:noProof/>
                    <w:webHidden/>
                  </w:rPr>
                  <w:fldChar w:fldCharType="separate"/>
                </w:r>
                <w:r>
                  <w:rPr>
                    <w:noProof/>
                    <w:webHidden/>
                  </w:rPr>
                  <w:t>6</w:t>
                </w:r>
                <w:r>
                  <w:rPr>
                    <w:noProof/>
                    <w:webHidden/>
                  </w:rPr>
                  <w:fldChar w:fldCharType="end"/>
                </w:r>
              </w:hyperlink>
            </w:p>
            <w:p w14:paraId="3F63F9FF" w14:textId="14AC0325" w:rsidR="004E5857" w:rsidRDefault="004E5857">
              <w:pPr>
                <w:pStyle w:val="TOC1"/>
                <w:tabs>
                  <w:tab w:val="left" w:pos="410"/>
                  <w:tab w:val="right" w:leader="dot" w:pos="9016"/>
                </w:tabs>
                <w:rPr>
                  <w:rFonts w:cstheme="minorBidi"/>
                  <w:b w:val="0"/>
                  <w:bCs w:val="0"/>
                  <w:caps w:val="0"/>
                  <w:noProof/>
                  <w:sz w:val="24"/>
                  <w:szCs w:val="24"/>
                  <w:u w:val="none"/>
                </w:rPr>
              </w:pPr>
              <w:hyperlink w:anchor="_Toc152841979" w:history="1">
                <w:r w:rsidRPr="00717600">
                  <w:rPr>
                    <w:rStyle w:val="Hyperlink"/>
                    <w:noProof/>
                    <w:lang w:val="en-US"/>
                  </w:rPr>
                  <w:t>2.</w:t>
                </w:r>
                <w:r>
                  <w:rPr>
                    <w:rFonts w:cstheme="minorBidi"/>
                    <w:b w:val="0"/>
                    <w:bCs w:val="0"/>
                    <w:caps w:val="0"/>
                    <w:noProof/>
                    <w:sz w:val="24"/>
                    <w:szCs w:val="24"/>
                    <w:u w:val="none"/>
                  </w:rPr>
                  <w:tab/>
                </w:r>
                <w:r w:rsidRPr="00717600">
                  <w:rPr>
                    <w:rStyle w:val="Hyperlink"/>
                    <w:noProof/>
                    <w:lang w:val="en-US"/>
                  </w:rPr>
                  <w:t>SATO Printer Graphical User Interface</w:t>
                </w:r>
                <w:r>
                  <w:rPr>
                    <w:noProof/>
                    <w:webHidden/>
                  </w:rPr>
                  <w:tab/>
                </w:r>
                <w:r>
                  <w:rPr>
                    <w:noProof/>
                    <w:webHidden/>
                  </w:rPr>
                  <w:fldChar w:fldCharType="begin"/>
                </w:r>
                <w:r>
                  <w:rPr>
                    <w:noProof/>
                    <w:webHidden/>
                  </w:rPr>
                  <w:instrText xml:space="preserve"> PAGEREF _Toc152841979 \h </w:instrText>
                </w:r>
                <w:r>
                  <w:rPr>
                    <w:noProof/>
                    <w:webHidden/>
                  </w:rPr>
                </w:r>
                <w:r>
                  <w:rPr>
                    <w:noProof/>
                    <w:webHidden/>
                  </w:rPr>
                  <w:fldChar w:fldCharType="separate"/>
                </w:r>
                <w:r>
                  <w:rPr>
                    <w:noProof/>
                    <w:webHidden/>
                  </w:rPr>
                  <w:t>8</w:t>
                </w:r>
                <w:r>
                  <w:rPr>
                    <w:noProof/>
                    <w:webHidden/>
                  </w:rPr>
                  <w:fldChar w:fldCharType="end"/>
                </w:r>
              </w:hyperlink>
            </w:p>
            <w:p w14:paraId="797A7D4E" w14:textId="3ECCE56C" w:rsidR="004E5857" w:rsidRDefault="004E5857">
              <w:pPr>
                <w:pStyle w:val="TOC2"/>
                <w:tabs>
                  <w:tab w:val="left" w:pos="581"/>
                </w:tabs>
                <w:rPr>
                  <w:rFonts w:cstheme="minorBidi"/>
                  <w:b w:val="0"/>
                  <w:bCs w:val="0"/>
                  <w:smallCaps w:val="0"/>
                  <w:noProof/>
                  <w:sz w:val="24"/>
                  <w:szCs w:val="24"/>
                </w:rPr>
              </w:pPr>
              <w:hyperlink w:anchor="_Toc152841980" w:history="1">
                <w:r w:rsidRPr="00717600">
                  <w:rPr>
                    <w:rStyle w:val="Hyperlink"/>
                    <w:noProof/>
                    <w:lang w:val="en-US"/>
                  </w:rPr>
                  <w:t>2.1.</w:t>
                </w:r>
                <w:r>
                  <w:rPr>
                    <w:rFonts w:cstheme="minorBidi"/>
                    <w:b w:val="0"/>
                    <w:bCs w:val="0"/>
                    <w:smallCaps w:val="0"/>
                    <w:noProof/>
                    <w:sz w:val="24"/>
                    <w:szCs w:val="24"/>
                  </w:rPr>
                  <w:tab/>
                </w:r>
                <w:r w:rsidRPr="00717600">
                  <w:rPr>
                    <w:rStyle w:val="Hyperlink"/>
                    <w:noProof/>
                    <w:lang w:val="en-US"/>
                  </w:rPr>
                  <w:t>SATO Printer Graphical User Interface Installation</w:t>
                </w:r>
                <w:r>
                  <w:rPr>
                    <w:noProof/>
                    <w:webHidden/>
                  </w:rPr>
                  <w:tab/>
                </w:r>
                <w:r>
                  <w:rPr>
                    <w:noProof/>
                    <w:webHidden/>
                  </w:rPr>
                  <w:fldChar w:fldCharType="begin"/>
                </w:r>
                <w:r>
                  <w:rPr>
                    <w:noProof/>
                    <w:webHidden/>
                  </w:rPr>
                  <w:instrText xml:space="preserve"> PAGEREF _Toc152841980 \h </w:instrText>
                </w:r>
                <w:r>
                  <w:rPr>
                    <w:noProof/>
                    <w:webHidden/>
                  </w:rPr>
                </w:r>
                <w:r>
                  <w:rPr>
                    <w:noProof/>
                    <w:webHidden/>
                  </w:rPr>
                  <w:fldChar w:fldCharType="separate"/>
                </w:r>
                <w:r>
                  <w:rPr>
                    <w:noProof/>
                    <w:webHidden/>
                  </w:rPr>
                  <w:t>8</w:t>
                </w:r>
                <w:r>
                  <w:rPr>
                    <w:noProof/>
                    <w:webHidden/>
                  </w:rPr>
                  <w:fldChar w:fldCharType="end"/>
                </w:r>
              </w:hyperlink>
            </w:p>
            <w:p w14:paraId="6B261916" w14:textId="62BD3BE7" w:rsidR="004E5857" w:rsidRDefault="004E5857">
              <w:pPr>
                <w:pStyle w:val="TOC3"/>
                <w:tabs>
                  <w:tab w:val="left" w:pos="741"/>
                  <w:tab w:val="right" w:leader="dot" w:pos="9016"/>
                </w:tabs>
                <w:rPr>
                  <w:rFonts w:cstheme="minorBidi"/>
                  <w:smallCaps w:val="0"/>
                  <w:noProof/>
                  <w:sz w:val="24"/>
                  <w:szCs w:val="24"/>
                </w:rPr>
              </w:pPr>
              <w:hyperlink w:anchor="_Toc152841981" w:history="1">
                <w:r w:rsidRPr="00717600">
                  <w:rPr>
                    <w:rStyle w:val="Hyperlink"/>
                    <w:noProof/>
                    <w:lang w:val="en-US"/>
                  </w:rPr>
                  <w:t>2.1.1.</w:t>
                </w:r>
                <w:r>
                  <w:rPr>
                    <w:rFonts w:cstheme="minorBidi"/>
                    <w:smallCaps w:val="0"/>
                    <w:noProof/>
                    <w:sz w:val="24"/>
                    <w:szCs w:val="24"/>
                  </w:rPr>
                  <w:tab/>
                </w:r>
                <w:r w:rsidRPr="00717600">
                  <w:rPr>
                    <w:rStyle w:val="Hyperlink"/>
                    <w:noProof/>
                    <w:lang w:val="en-US"/>
                  </w:rPr>
                  <w:t>Installation Requirements</w:t>
                </w:r>
                <w:r>
                  <w:rPr>
                    <w:noProof/>
                    <w:webHidden/>
                  </w:rPr>
                  <w:tab/>
                </w:r>
                <w:r>
                  <w:rPr>
                    <w:noProof/>
                    <w:webHidden/>
                  </w:rPr>
                  <w:fldChar w:fldCharType="begin"/>
                </w:r>
                <w:r>
                  <w:rPr>
                    <w:noProof/>
                    <w:webHidden/>
                  </w:rPr>
                  <w:instrText xml:space="preserve"> PAGEREF _Toc152841981 \h </w:instrText>
                </w:r>
                <w:r>
                  <w:rPr>
                    <w:noProof/>
                    <w:webHidden/>
                  </w:rPr>
                </w:r>
                <w:r>
                  <w:rPr>
                    <w:noProof/>
                    <w:webHidden/>
                  </w:rPr>
                  <w:fldChar w:fldCharType="separate"/>
                </w:r>
                <w:r>
                  <w:rPr>
                    <w:noProof/>
                    <w:webHidden/>
                  </w:rPr>
                  <w:t>8</w:t>
                </w:r>
                <w:r>
                  <w:rPr>
                    <w:noProof/>
                    <w:webHidden/>
                  </w:rPr>
                  <w:fldChar w:fldCharType="end"/>
                </w:r>
              </w:hyperlink>
            </w:p>
            <w:p w14:paraId="2F9D55A8" w14:textId="2E0E23B4" w:rsidR="004E5857" w:rsidRDefault="004E5857">
              <w:pPr>
                <w:pStyle w:val="TOC3"/>
                <w:tabs>
                  <w:tab w:val="left" w:pos="741"/>
                  <w:tab w:val="right" w:leader="dot" w:pos="9016"/>
                </w:tabs>
                <w:rPr>
                  <w:rFonts w:cstheme="minorBidi"/>
                  <w:smallCaps w:val="0"/>
                  <w:noProof/>
                  <w:sz w:val="24"/>
                  <w:szCs w:val="24"/>
                </w:rPr>
              </w:pPr>
              <w:hyperlink w:anchor="_Toc152841982" w:history="1">
                <w:r w:rsidRPr="00717600">
                  <w:rPr>
                    <w:rStyle w:val="Hyperlink"/>
                    <w:noProof/>
                    <w:lang w:val="en-US"/>
                  </w:rPr>
                  <w:t>2.1.2.</w:t>
                </w:r>
                <w:r>
                  <w:rPr>
                    <w:rFonts w:cstheme="minorBidi"/>
                    <w:smallCaps w:val="0"/>
                    <w:noProof/>
                    <w:sz w:val="24"/>
                    <w:szCs w:val="24"/>
                  </w:rPr>
                  <w:tab/>
                </w:r>
                <w:r w:rsidRPr="00717600">
                  <w:rPr>
                    <w:rStyle w:val="Hyperlink"/>
                    <w:noProof/>
                    <w:lang w:val="en-US"/>
                  </w:rPr>
                  <w:t>Download</w:t>
                </w:r>
                <w:r>
                  <w:rPr>
                    <w:noProof/>
                    <w:webHidden/>
                  </w:rPr>
                  <w:tab/>
                </w:r>
                <w:r>
                  <w:rPr>
                    <w:noProof/>
                    <w:webHidden/>
                  </w:rPr>
                  <w:fldChar w:fldCharType="begin"/>
                </w:r>
                <w:r>
                  <w:rPr>
                    <w:noProof/>
                    <w:webHidden/>
                  </w:rPr>
                  <w:instrText xml:space="preserve"> PAGEREF _Toc152841982 \h </w:instrText>
                </w:r>
                <w:r>
                  <w:rPr>
                    <w:noProof/>
                    <w:webHidden/>
                  </w:rPr>
                </w:r>
                <w:r>
                  <w:rPr>
                    <w:noProof/>
                    <w:webHidden/>
                  </w:rPr>
                  <w:fldChar w:fldCharType="separate"/>
                </w:r>
                <w:r>
                  <w:rPr>
                    <w:noProof/>
                    <w:webHidden/>
                  </w:rPr>
                  <w:t>8</w:t>
                </w:r>
                <w:r>
                  <w:rPr>
                    <w:noProof/>
                    <w:webHidden/>
                  </w:rPr>
                  <w:fldChar w:fldCharType="end"/>
                </w:r>
              </w:hyperlink>
            </w:p>
            <w:p w14:paraId="41EBE0D4" w14:textId="5770DFB6" w:rsidR="004E5857" w:rsidRDefault="004E5857">
              <w:pPr>
                <w:pStyle w:val="TOC2"/>
                <w:tabs>
                  <w:tab w:val="left" w:pos="581"/>
                </w:tabs>
                <w:rPr>
                  <w:rFonts w:cstheme="minorBidi"/>
                  <w:b w:val="0"/>
                  <w:bCs w:val="0"/>
                  <w:smallCaps w:val="0"/>
                  <w:noProof/>
                  <w:sz w:val="24"/>
                  <w:szCs w:val="24"/>
                </w:rPr>
              </w:pPr>
              <w:hyperlink w:anchor="_Toc152841983" w:history="1">
                <w:r w:rsidRPr="00717600">
                  <w:rPr>
                    <w:rStyle w:val="Hyperlink"/>
                    <w:noProof/>
                    <w:lang w:val="en-US"/>
                  </w:rPr>
                  <w:t>2.2.</w:t>
                </w:r>
                <w:r>
                  <w:rPr>
                    <w:rFonts w:cstheme="minorBidi"/>
                    <w:b w:val="0"/>
                    <w:bCs w:val="0"/>
                    <w:smallCaps w:val="0"/>
                    <w:noProof/>
                    <w:sz w:val="24"/>
                    <w:szCs w:val="24"/>
                  </w:rPr>
                  <w:tab/>
                </w:r>
                <w:r w:rsidRPr="00717600">
                  <w:rPr>
                    <w:rStyle w:val="Hyperlink"/>
                    <w:noProof/>
                    <w:lang w:val="en-US"/>
                  </w:rPr>
                  <w:t>SATO Printer Graphical User Interface Usage Guide</w:t>
                </w:r>
                <w:r>
                  <w:rPr>
                    <w:noProof/>
                    <w:webHidden/>
                  </w:rPr>
                  <w:tab/>
                </w:r>
                <w:r>
                  <w:rPr>
                    <w:noProof/>
                    <w:webHidden/>
                  </w:rPr>
                  <w:fldChar w:fldCharType="begin"/>
                </w:r>
                <w:r>
                  <w:rPr>
                    <w:noProof/>
                    <w:webHidden/>
                  </w:rPr>
                  <w:instrText xml:space="preserve"> PAGEREF _Toc152841983 \h </w:instrText>
                </w:r>
                <w:r>
                  <w:rPr>
                    <w:noProof/>
                    <w:webHidden/>
                  </w:rPr>
                </w:r>
                <w:r>
                  <w:rPr>
                    <w:noProof/>
                    <w:webHidden/>
                  </w:rPr>
                  <w:fldChar w:fldCharType="separate"/>
                </w:r>
                <w:r>
                  <w:rPr>
                    <w:noProof/>
                    <w:webHidden/>
                  </w:rPr>
                  <w:t>8</w:t>
                </w:r>
                <w:r>
                  <w:rPr>
                    <w:noProof/>
                    <w:webHidden/>
                  </w:rPr>
                  <w:fldChar w:fldCharType="end"/>
                </w:r>
              </w:hyperlink>
            </w:p>
            <w:p w14:paraId="111CF3D8" w14:textId="4C2C8449" w:rsidR="004E5857" w:rsidRDefault="004E5857">
              <w:pPr>
                <w:pStyle w:val="TOC3"/>
                <w:tabs>
                  <w:tab w:val="left" w:pos="741"/>
                  <w:tab w:val="right" w:leader="dot" w:pos="9016"/>
                </w:tabs>
                <w:rPr>
                  <w:rFonts w:cstheme="minorBidi"/>
                  <w:smallCaps w:val="0"/>
                  <w:noProof/>
                  <w:sz w:val="24"/>
                  <w:szCs w:val="24"/>
                </w:rPr>
              </w:pPr>
              <w:hyperlink w:anchor="_Toc152841984" w:history="1">
                <w:r w:rsidRPr="00717600">
                  <w:rPr>
                    <w:rStyle w:val="Hyperlink"/>
                    <w:noProof/>
                    <w:lang w:val="en-US"/>
                  </w:rPr>
                  <w:t>2.2.1.</w:t>
                </w:r>
                <w:r>
                  <w:rPr>
                    <w:rFonts w:cstheme="minorBidi"/>
                    <w:smallCaps w:val="0"/>
                    <w:noProof/>
                    <w:sz w:val="24"/>
                    <w:szCs w:val="24"/>
                  </w:rPr>
                  <w:tab/>
                </w:r>
                <w:r w:rsidRPr="00717600">
                  <w:rPr>
                    <w:rStyle w:val="Hyperlink"/>
                    <w:noProof/>
                    <w:lang w:val="en-US"/>
                  </w:rPr>
                  <w:t>Feat</w:t>
                </w:r>
                <w:r w:rsidRPr="00717600">
                  <w:rPr>
                    <w:rStyle w:val="Hyperlink"/>
                    <w:noProof/>
                    <w:lang w:val="en-US"/>
                  </w:rPr>
                  <w:t>u</w:t>
                </w:r>
                <w:r w:rsidRPr="00717600">
                  <w:rPr>
                    <w:rStyle w:val="Hyperlink"/>
                    <w:noProof/>
                    <w:lang w:val="en-US"/>
                  </w:rPr>
                  <w:t>res</w:t>
                </w:r>
                <w:r>
                  <w:rPr>
                    <w:noProof/>
                    <w:webHidden/>
                  </w:rPr>
                  <w:tab/>
                </w:r>
                <w:r>
                  <w:rPr>
                    <w:noProof/>
                    <w:webHidden/>
                  </w:rPr>
                  <w:fldChar w:fldCharType="begin"/>
                </w:r>
                <w:r>
                  <w:rPr>
                    <w:noProof/>
                    <w:webHidden/>
                  </w:rPr>
                  <w:instrText xml:space="preserve"> PAGEREF _Toc152841984 \h </w:instrText>
                </w:r>
                <w:r>
                  <w:rPr>
                    <w:noProof/>
                    <w:webHidden/>
                  </w:rPr>
                </w:r>
                <w:r>
                  <w:rPr>
                    <w:noProof/>
                    <w:webHidden/>
                  </w:rPr>
                  <w:fldChar w:fldCharType="separate"/>
                </w:r>
                <w:r>
                  <w:rPr>
                    <w:noProof/>
                    <w:webHidden/>
                  </w:rPr>
                  <w:t>8</w:t>
                </w:r>
                <w:r>
                  <w:rPr>
                    <w:noProof/>
                    <w:webHidden/>
                  </w:rPr>
                  <w:fldChar w:fldCharType="end"/>
                </w:r>
              </w:hyperlink>
            </w:p>
            <w:p w14:paraId="1EC35C3E" w14:textId="3D0F064F" w:rsidR="004E5857" w:rsidRDefault="004E5857">
              <w:pPr>
                <w:pStyle w:val="TOC1"/>
                <w:tabs>
                  <w:tab w:val="left" w:pos="410"/>
                  <w:tab w:val="right" w:leader="dot" w:pos="9016"/>
                </w:tabs>
                <w:rPr>
                  <w:rFonts w:cstheme="minorBidi"/>
                  <w:b w:val="0"/>
                  <w:bCs w:val="0"/>
                  <w:caps w:val="0"/>
                  <w:noProof/>
                  <w:sz w:val="24"/>
                  <w:szCs w:val="24"/>
                  <w:u w:val="none"/>
                </w:rPr>
              </w:pPr>
              <w:hyperlink w:anchor="_Toc152841985" w:history="1">
                <w:r w:rsidRPr="00717600">
                  <w:rPr>
                    <w:rStyle w:val="Hyperlink"/>
                    <w:noProof/>
                    <w:lang w:val="en-US"/>
                  </w:rPr>
                  <w:t>3.</w:t>
                </w:r>
                <w:r>
                  <w:rPr>
                    <w:rFonts w:cstheme="minorBidi"/>
                    <w:b w:val="0"/>
                    <w:bCs w:val="0"/>
                    <w:caps w:val="0"/>
                    <w:noProof/>
                    <w:sz w:val="24"/>
                    <w:szCs w:val="24"/>
                    <w:u w:val="none"/>
                  </w:rPr>
                  <w:tab/>
                </w:r>
                <w:r w:rsidRPr="00717600">
                  <w:rPr>
                    <w:rStyle w:val="Hyperlink"/>
                    <w:noProof/>
                    <w:lang w:val="en-US"/>
                  </w:rPr>
                  <w:t>References</w:t>
                </w:r>
                <w:r>
                  <w:rPr>
                    <w:noProof/>
                    <w:webHidden/>
                  </w:rPr>
                  <w:tab/>
                </w:r>
                <w:r>
                  <w:rPr>
                    <w:noProof/>
                    <w:webHidden/>
                  </w:rPr>
                  <w:fldChar w:fldCharType="begin"/>
                </w:r>
                <w:r>
                  <w:rPr>
                    <w:noProof/>
                    <w:webHidden/>
                  </w:rPr>
                  <w:instrText xml:space="preserve"> PAGEREF _Toc152841985 \h </w:instrText>
                </w:r>
                <w:r>
                  <w:rPr>
                    <w:noProof/>
                    <w:webHidden/>
                  </w:rPr>
                </w:r>
                <w:r>
                  <w:rPr>
                    <w:noProof/>
                    <w:webHidden/>
                  </w:rPr>
                  <w:fldChar w:fldCharType="separate"/>
                </w:r>
                <w:r>
                  <w:rPr>
                    <w:noProof/>
                    <w:webHidden/>
                  </w:rPr>
                  <w:t>10</w:t>
                </w:r>
                <w:r>
                  <w:rPr>
                    <w:noProof/>
                    <w:webHidden/>
                  </w:rPr>
                  <w:fldChar w:fldCharType="end"/>
                </w:r>
              </w:hyperlink>
            </w:p>
            <w:p w14:paraId="66C5FC7A" w14:textId="47B687E5" w:rsidR="00B76C88" w:rsidRDefault="00B76C88">
              <w:r>
                <w:rPr>
                  <w:b/>
                  <w:bCs/>
                  <w:noProof/>
                </w:rPr>
                <w:fldChar w:fldCharType="end"/>
              </w:r>
            </w:p>
          </w:sdtContent>
        </w:sdt>
        <w:p w14:paraId="7E83E3E6" w14:textId="77777777" w:rsidR="00B76C88" w:rsidRDefault="00B76C88" w:rsidP="00B76C88">
          <w:pPr>
            <w:rPr>
              <w:rFonts w:ascii="Times New Roman" w:hAnsi="Times New Roman" w:cs="Times New Roman"/>
              <w:b/>
              <w:bCs/>
              <w:sz w:val="56"/>
              <w:szCs w:val="56"/>
              <w:lang w:val="en-US"/>
            </w:rPr>
          </w:pPr>
        </w:p>
        <w:p w14:paraId="6800B88C" w14:textId="77777777" w:rsidR="00B76C88" w:rsidRDefault="00B76C88" w:rsidP="00B76C88">
          <w:pPr>
            <w:rPr>
              <w:rFonts w:ascii="Times New Roman" w:hAnsi="Times New Roman" w:cs="Times New Roman"/>
              <w:b/>
              <w:bCs/>
              <w:sz w:val="56"/>
              <w:szCs w:val="56"/>
              <w:lang w:val="en-US"/>
            </w:rPr>
          </w:pPr>
        </w:p>
        <w:p w14:paraId="75FE6D6D" w14:textId="77777777" w:rsidR="00B76C88" w:rsidRDefault="00B76C88" w:rsidP="00B76C88">
          <w:pPr>
            <w:rPr>
              <w:rFonts w:ascii="Times New Roman" w:hAnsi="Times New Roman" w:cs="Times New Roman"/>
              <w:b/>
              <w:bCs/>
              <w:sz w:val="56"/>
              <w:szCs w:val="56"/>
              <w:lang w:val="en-US"/>
            </w:rPr>
          </w:pPr>
        </w:p>
        <w:p w14:paraId="4D0953DC" w14:textId="77777777" w:rsidR="00B30924" w:rsidRDefault="00B30924" w:rsidP="00B76C88">
          <w:pPr>
            <w:rPr>
              <w:rFonts w:ascii="Times New Roman" w:hAnsi="Times New Roman" w:cs="Times New Roman"/>
              <w:b/>
              <w:bCs/>
              <w:sz w:val="56"/>
              <w:szCs w:val="56"/>
              <w:lang w:val="en-US"/>
            </w:rPr>
          </w:pPr>
        </w:p>
        <w:p w14:paraId="1528CE99" w14:textId="77777777" w:rsidR="00B30924" w:rsidRDefault="00B30924" w:rsidP="00B76C88">
          <w:pPr>
            <w:rPr>
              <w:rFonts w:ascii="Times New Roman" w:hAnsi="Times New Roman" w:cs="Times New Roman"/>
              <w:b/>
              <w:bCs/>
              <w:sz w:val="56"/>
              <w:szCs w:val="56"/>
              <w:lang w:val="en-US"/>
            </w:rPr>
          </w:pPr>
        </w:p>
        <w:p w14:paraId="3295AEA3" w14:textId="77777777" w:rsidR="00B30924" w:rsidRDefault="00B30924" w:rsidP="00B76C88">
          <w:pPr>
            <w:rPr>
              <w:rFonts w:ascii="Times New Roman" w:hAnsi="Times New Roman" w:cs="Times New Roman"/>
              <w:b/>
              <w:bCs/>
              <w:sz w:val="56"/>
              <w:szCs w:val="56"/>
              <w:lang w:val="en-US"/>
            </w:rPr>
          </w:pPr>
        </w:p>
        <w:p w14:paraId="1D970142" w14:textId="77777777" w:rsidR="00B76C88" w:rsidRPr="00B76C88" w:rsidRDefault="00B76C88" w:rsidP="00B76C88">
          <w:pPr>
            <w:rPr>
              <w:rFonts w:ascii="Arial" w:hAnsi="Arial" w:cs="Arial"/>
              <w:b/>
              <w:bCs/>
              <w:lang w:val="en-US"/>
            </w:rPr>
          </w:pPr>
        </w:p>
        <w:p w14:paraId="4334F5DF" w14:textId="77777777" w:rsidR="00B76C88" w:rsidRDefault="00B76C88" w:rsidP="00B76C88">
          <w:pPr>
            <w:rPr>
              <w:rFonts w:ascii="Times New Roman" w:hAnsi="Times New Roman" w:cs="Times New Roman"/>
              <w:b/>
              <w:bCs/>
              <w:sz w:val="56"/>
              <w:szCs w:val="56"/>
              <w:lang w:val="en-US"/>
            </w:rPr>
          </w:pPr>
        </w:p>
        <w:p w14:paraId="03B454E9" w14:textId="77777777" w:rsidR="00B76C88" w:rsidRDefault="00B76C88" w:rsidP="00B76C88">
          <w:pPr>
            <w:rPr>
              <w:rFonts w:ascii="Times New Roman" w:hAnsi="Times New Roman" w:cs="Times New Roman"/>
              <w:b/>
              <w:bCs/>
              <w:sz w:val="56"/>
              <w:szCs w:val="56"/>
              <w:lang w:val="en-US"/>
            </w:rPr>
          </w:pPr>
        </w:p>
        <w:p w14:paraId="44E45FFE" w14:textId="77777777" w:rsidR="00B76C88" w:rsidRDefault="00B76C88" w:rsidP="00B76C88">
          <w:pPr>
            <w:rPr>
              <w:rFonts w:ascii="Times New Roman" w:hAnsi="Times New Roman" w:cs="Times New Roman"/>
              <w:b/>
              <w:bCs/>
              <w:sz w:val="56"/>
              <w:szCs w:val="56"/>
              <w:lang w:val="en-US"/>
            </w:rPr>
          </w:pPr>
        </w:p>
        <w:p w14:paraId="1D4228C5" w14:textId="77777777" w:rsidR="00B76C88" w:rsidRDefault="00B76C88" w:rsidP="00B76C88">
          <w:pPr>
            <w:rPr>
              <w:rFonts w:ascii="Times New Roman" w:hAnsi="Times New Roman" w:cs="Times New Roman"/>
              <w:b/>
              <w:bCs/>
              <w:sz w:val="56"/>
              <w:szCs w:val="56"/>
              <w:lang w:val="en-US"/>
            </w:rPr>
          </w:pPr>
        </w:p>
        <w:p w14:paraId="39BD3BD5" w14:textId="30C24740" w:rsidR="00352198" w:rsidRDefault="00352198" w:rsidP="00E05E1E">
          <w:pPr>
            <w:pStyle w:val="Heading1"/>
            <w:numPr>
              <w:ilvl w:val="0"/>
              <w:numId w:val="13"/>
            </w:numPr>
            <w:rPr>
              <w:lang w:val="en-US"/>
            </w:rPr>
          </w:pPr>
          <w:bookmarkStart w:id="0" w:name="_Toc152841972"/>
          <w:r>
            <w:rPr>
              <w:lang w:val="en-US"/>
            </w:rPr>
            <w:lastRenderedPageBreak/>
            <w:t>Zebra RFID Mobile App</w:t>
          </w:r>
          <w:bookmarkEnd w:id="0"/>
        </w:p>
        <w:p w14:paraId="093F7DA8" w14:textId="77777777" w:rsidR="00352198" w:rsidRDefault="00352198" w:rsidP="00352198">
          <w:pPr>
            <w:rPr>
              <w:lang w:val="en-US"/>
            </w:rPr>
          </w:pPr>
        </w:p>
        <w:p w14:paraId="7A116B3E" w14:textId="3958A8C8" w:rsidR="00352198" w:rsidRDefault="00352198" w:rsidP="00352198">
          <w:pPr>
            <w:rPr>
              <w:lang w:val="en-US"/>
            </w:rPr>
          </w:pPr>
          <w:r>
            <w:rPr>
              <w:lang w:val="en-US"/>
            </w:rPr>
            <w:t xml:space="preserve">Zebra RFID Mobile App aims to help speed up the process of asset tracking by providing real-time information on tag detection status and the RSSI (Received Signal Strength Indicator) of the tag. Users can input a unique work ID, and the app generates an encoded string that serves as an identifier for the tags. </w:t>
          </w:r>
          <w:r w:rsidR="002D43A3">
            <w:rPr>
              <w:lang w:val="en-US"/>
            </w:rPr>
            <w:t>Overall, this facilitates quick and accurate identification of assets, streamlining the overall asset tracking process.</w:t>
          </w:r>
        </w:p>
        <w:p w14:paraId="158C8C90" w14:textId="77777777" w:rsidR="00352198" w:rsidRPr="00352198" w:rsidRDefault="00352198" w:rsidP="00352198">
          <w:pPr>
            <w:rPr>
              <w:lang w:val="en-US"/>
            </w:rPr>
          </w:pPr>
        </w:p>
        <w:p w14:paraId="5605EE65" w14:textId="0F6EA1F5" w:rsidR="00B76C88" w:rsidRDefault="00E05E1E" w:rsidP="00E05E1E">
          <w:pPr>
            <w:pStyle w:val="Heading2"/>
            <w:numPr>
              <w:ilvl w:val="1"/>
              <w:numId w:val="13"/>
            </w:numPr>
            <w:rPr>
              <w:lang w:val="en-US"/>
            </w:rPr>
          </w:pPr>
          <w:r>
            <w:rPr>
              <w:lang w:val="en-US"/>
            </w:rPr>
            <w:t xml:space="preserve"> </w:t>
          </w:r>
          <w:bookmarkStart w:id="1" w:name="_Toc152841973"/>
          <w:r w:rsidR="00B76C88">
            <w:rPr>
              <w:lang w:val="en-US"/>
            </w:rPr>
            <w:t>Zebra RFID Mobile App Installation</w:t>
          </w:r>
          <w:bookmarkEnd w:id="1"/>
        </w:p>
        <w:p w14:paraId="1F0D1554" w14:textId="77777777" w:rsidR="00B76C88" w:rsidRDefault="00000000" w:rsidP="00B76C88">
          <w:pPr>
            <w:ind w:left="360"/>
            <w:rPr>
              <w:lang w:val="en-US"/>
            </w:rPr>
          </w:pPr>
        </w:p>
      </w:sdtContent>
    </w:sdt>
    <w:p w14:paraId="0CD3EE4E" w14:textId="2EA4FC64" w:rsidR="007D3854" w:rsidRDefault="007D3854" w:rsidP="00E05E1E">
      <w:pPr>
        <w:pStyle w:val="Heading3"/>
        <w:numPr>
          <w:ilvl w:val="2"/>
          <w:numId w:val="13"/>
        </w:numPr>
        <w:rPr>
          <w:lang w:val="en-US"/>
        </w:rPr>
      </w:pPr>
      <w:bookmarkStart w:id="2" w:name="_Toc152841974"/>
      <w:r>
        <w:rPr>
          <w:lang w:val="en-US"/>
        </w:rPr>
        <w:t>Installation Requirements</w:t>
      </w:r>
      <w:bookmarkEnd w:id="2"/>
    </w:p>
    <w:p w14:paraId="707F5E7B" w14:textId="77777777" w:rsidR="007D3854" w:rsidRPr="007D3854" w:rsidRDefault="007D3854" w:rsidP="007D3854">
      <w:pPr>
        <w:rPr>
          <w:lang w:val="en-US"/>
        </w:rPr>
      </w:pPr>
    </w:p>
    <w:p w14:paraId="495BD3A3" w14:textId="605DC1B2" w:rsidR="007D3854" w:rsidRDefault="007D3854" w:rsidP="00E05E1E">
      <w:pPr>
        <w:pStyle w:val="Heading4"/>
        <w:numPr>
          <w:ilvl w:val="3"/>
          <w:numId w:val="13"/>
        </w:numPr>
        <w:rPr>
          <w:lang w:val="en-US"/>
        </w:rPr>
      </w:pPr>
      <w:r>
        <w:rPr>
          <w:lang w:val="en-US"/>
        </w:rPr>
        <w:t>Supported Operating Systems:</w:t>
      </w:r>
    </w:p>
    <w:p w14:paraId="10366007" w14:textId="77777777" w:rsidR="007D3854" w:rsidRPr="007D3854" w:rsidRDefault="007D3854" w:rsidP="007D3854">
      <w:pPr>
        <w:rPr>
          <w:lang w:val="en-US"/>
        </w:rPr>
      </w:pPr>
    </w:p>
    <w:p w14:paraId="39999B6A" w14:textId="6D61FB29" w:rsidR="007D3854" w:rsidRDefault="007D3854" w:rsidP="007D3854">
      <w:pPr>
        <w:pStyle w:val="ListParagraph"/>
        <w:numPr>
          <w:ilvl w:val="0"/>
          <w:numId w:val="2"/>
        </w:numPr>
        <w:rPr>
          <w:lang w:val="en-US"/>
        </w:rPr>
      </w:pPr>
      <w:r>
        <w:rPr>
          <w:lang w:val="en-US"/>
        </w:rPr>
        <w:t>Android 10 and later for RFD40XX</w:t>
      </w:r>
    </w:p>
    <w:p w14:paraId="12919230" w14:textId="77777777" w:rsidR="007D3854" w:rsidRDefault="007D3854" w:rsidP="007D3854">
      <w:pPr>
        <w:rPr>
          <w:lang w:val="en-US"/>
        </w:rPr>
      </w:pPr>
    </w:p>
    <w:p w14:paraId="3A08BD87" w14:textId="77777777" w:rsidR="007D3854" w:rsidRDefault="007D3854" w:rsidP="007D3854">
      <w:pPr>
        <w:rPr>
          <w:lang w:val="en-US"/>
        </w:rPr>
      </w:pPr>
    </w:p>
    <w:p w14:paraId="6DE20509" w14:textId="54BBED3A" w:rsidR="007D3854" w:rsidRPr="00E36979" w:rsidRDefault="007D3854" w:rsidP="007D3854">
      <w:pPr>
        <w:pStyle w:val="Heading3"/>
        <w:numPr>
          <w:ilvl w:val="2"/>
          <w:numId w:val="13"/>
        </w:numPr>
        <w:rPr>
          <w:lang w:val="en-US"/>
        </w:rPr>
      </w:pPr>
      <w:bookmarkStart w:id="3" w:name="_Toc152841975"/>
      <w:r>
        <w:rPr>
          <w:lang w:val="en-US"/>
        </w:rPr>
        <w:t>Download</w:t>
      </w:r>
      <w:bookmarkEnd w:id="3"/>
    </w:p>
    <w:p w14:paraId="795ABA2E" w14:textId="2E4B30A1" w:rsidR="00E36979" w:rsidRPr="00E36979" w:rsidRDefault="00E36979" w:rsidP="00E36979">
      <w:pPr>
        <w:pStyle w:val="NormalWeb"/>
        <w:numPr>
          <w:ilvl w:val="0"/>
          <w:numId w:val="17"/>
        </w:numPr>
        <w:shd w:val="clear" w:color="auto" w:fill="FFFFFF"/>
        <w:rPr>
          <w:rFonts w:ascii="Arial" w:hAnsi="Arial" w:cs="Arial"/>
        </w:rPr>
      </w:pPr>
      <w:r w:rsidRPr="00E36979">
        <w:rPr>
          <w:rFonts w:ascii="Arial" w:hAnsi="Arial" w:cs="Arial"/>
          <w:sz w:val="22"/>
          <w:szCs w:val="22"/>
        </w:rPr>
        <w:t xml:space="preserve">On Android device, navigate to 'Apps' &gt; 'Settings' &gt; 'Security', enable 'Unknown Sources', then tap 'OK' to agree to enable this setting. This will allow the installation of third party apps and standalone APKs. </w:t>
      </w:r>
    </w:p>
    <w:p w14:paraId="041B1F47" w14:textId="2ADA237C" w:rsidR="00E36979" w:rsidRPr="00E36979" w:rsidRDefault="00E36979" w:rsidP="00E36979">
      <w:pPr>
        <w:pStyle w:val="NormalWeb"/>
        <w:numPr>
          <w:ilvl w:val="0"/>
          <w:numId w:val="17"/>
        </w:numPr>
        <w:shd w:val="clear" w:color="auto" w:fill="FFFFFF"/>
        <w:rPr>
          <w:rFonts w:ascii="Arial" w:hAnsi="Arial" w:cs="Arial"/>
        </w:rPr>
      </w:pPr>
      <w:r>
        <w:rPr>
          <w:rFonts w:ascii="Arial" w:hAnsi="Arial" w:cs="Arial"/>
          <w:sz w:val="22"/>
          <w:szCs w:val="22"/>
        </w:rPr>
        <w:t>Download the APK file (‘app-</w:t>
      </w:r>
      <w:proofErr w:type="spellStart"/>
      <w:r>
        <w:rPr>
          <w:rFonts w:ascii="Arial" w:hAnsi="Arial" w:cs="Arial"/>
          <w:sz w:val="22"/>
          <w:szCs w:val="22"/>
        </w:rPr>
        <w:t>release.apk</w:t>
      </w:r>
      <w:proofErr w:type="spellEnd"/>
      <w:r>
        <w:rPr>
          <w:rFonts w:ascii="Arial" w:hAnsi="Arial" w:cs="Arial"/>
          <w:sz w:val="22"/>
          <w:szCs w:val="22"/>
        </w:rPr>
        <w:t>’ under app/release folder) to your PC. You can simply save it to the desktop.</w:t>
      </w:r>
    </w:p>
    <w:p w14:paraId="6C80ED0B" w14:textId="371D04B0" w:rsidR="00E36979" w:rsidRPr="00E36979" w:rsidRDefault="00E36979" w:rsidP="00E36979">
      <w:pPr>
        <w:pStyle w:val="NormalWeb"/>
        <w:numPr>
          <w:ilvl w:val="0"/>
          <w:numId w:val="17"/>
        </w:numPr>
        <w:shd w:val="clear" w:color="auto" w:fill="FFFFFF"/>
        <w:rPr>
          <w:rFonts w:ascii="Arial" w:hAnsi="Arial" w:cs="Arial"/>
          <w:sz w:val="22"/>
          <w:szCs w:val="22"/>
        </w:rPr>
      </w:pPr>
      <w:r w:rsidRPr="00E36979">
        <w:rPr>
          <w:rFonts w:ascii="Arial" w:hAnsi="Arial" w:cs="Arial"/>
          <w:sz w:val="22"/>
          <w:szCs w:val="22"/>
        </w:rPr>
        <w:t xml:space="preserve">Connect your Android device to the PC using a USB cable. At this point, it will ask you if you want to charge your device or connect it as a 'Media device', select 'Media device'. </w:t>
      </w:r>
    </w:p>
    <w:p w14:paraId="5840DA12" w14:textId="51E462D0" w:rsidR="00E36979" w:rsidRPr="00E36979" w:rsidRDefault="00E36979" w:rsidP="00E36979">
      <w:pPr>
        <w:pStyle w:val="NormalWeb"/>
        <w:numPr>
          <w:ilvl w:val="0"/>
          <w:numId w:val="17"/>
        </w:numPr>
        <w:shd w:val="clear" w:color="auto" w:fill="FFFFFF"/>
        <w:rPr>
          <w:rFonts w:ascii="Arial" w:hAnsi="Arial" w:cs="Arial"/>
        </w:rPr>
      </w:pPr>
      <w:r w:rsidRPr="00E36979">
        <w:rPr>
          <w:rFonts w:ascii="Arial" w:hAnsi="Arial" w:cs="Arial"/>
          <w:sz w:val="22"/>
          <w:szCs w:val="22"/>
        </w:rPr>
        <w:t xml:space="preserve">Navigate to the APK file on the PC and copy the APK file into a folder in your Android device. It can be stored in the internal storage or the external storage of your Android device. </w:t>
      </w:r>
    </w:p>
    <w:p w14:paraId="3F4E442B" w14:textId="46CD27FE" w:rsidR="00E36979" w:rsidRPr="00E36979" w:rsidRDefault="00E36979" w:rsidP="00E36979">
      <w:pPr>
        <w:pStyle w:val="NormalWeb"/>
        <w:numPr>
          <w:ilvl w:val="0"/>
          <w:numId w:val="17"/>
        </w:numPr>
        <w:shd w:val="clear" w:color="auto" w:fill="FFFFFF"/>
        <w:rPr>
          <w:rFonts w:ascii="Arial" w:hAnsi="Arial" w:cs="Arial"/>
        </w:rPr>
      </w:pPr>
      <w:r w:rsidRPr="00E36979">
        <w:rPr>
          <w:rFonts w:ascii="Arial" w:hAnsi="Arial" w:cs="Arial"/>
          <w:sz w:val="22"/>
          <w:szCs w:val="22"/>
        </w:rPr>
        <w:t xml:space="preserve">After that, we need to open the Android device’s file manager to locate the APK. It’s usually called My Files, or File Browser, and you’ll typically find it in the app drawer. </w:t>
      </w:r>
    </w:p>
    <w:p w14:paraId="6AC8ACA4" w14:textId="5A6EC084" w:rsidR="00E36979" w:rsidRPr="00E36979" w:rsidRDefault="00E36979" w:rsidP="00E36979">
      <w:pPr>
        <w:pStyle w:val="NormalWeb"/>
        <w:shd w:val="clear" w:color="auto" w:fill="FFFFFF"/>
        <w:ind w:left="360"/>
        <w:rPr>
          <w:rFonts w:ascii="Arial" w:hAnsi="Arial" w:cs="Arial"/>
        </w:rPr>
      </w:pPr>
      <w:r>
        <w:rPr>
          <w:rFonts w:ascii="Arial" w:hAnsi="Arial" w:cs="Arial"/>
          <w:sz w:val="22"/>
          <w:szCs w:val="22"/>
        </w:rPr>
        <w:t>Note: If there is no file manager app installed yet, you can download a free file manager app from the Play Store, such as ES File Explorer.</w:t>
      </w:r>
    </w:p>
    <w:p w14:paraId="22D37A16" w14:textId="66529E43" w:rsidR="00E36979" w:rsidRDefault="00E36979" w:rsidP="00E36979">
      <w:pPr>
        <w:pStyle w:val="NormalWeb"/>
        <w:numPr>
          <w:ilvl w:val="0"/>
          <w:numId w:val="17"/>
        </w:numPr>
        <w:shd w:val="clear" w:color="auto" w:fill="FFFFFF"/>
        <w:rPr>
          <w:rFonts w:ascii="Arial" w:hAnsi="Arial" w:cs="Arial"/>
        </w:rPr>
      </w:pPr>
      <w:r w:rsidRPr="00E36979">
        <w:rPr>
          <w:rFonts w:ascii="Arial" w:hAnsi="Arial" w:cs="Arial"/>
          <w:sz w:val="22"/>
          <w:szCs w:val="22"/>
        </w:rPr>
        <w:t xml:space="preserve">On the Android device, tap on the APK file you just copied, it will ask if you want to install the app, just confirm and proceed, once it finished, tap 'Done' button and the new app is ready to use! </w:t>
      </w:r>
    </w:p>
    <w:p w14:paraId="78C04D70" w14:textId="77777777" w:rsidR="00E36979" w:rsidRDefault="00E36979" w:rsidP="00E36979">
      <w:pPr>
        <w:pStyle w:val="NormalWeb"/>
        <w:shd w:val="clear" w:color="auto" w:fill="FFFFFF"/>
        <w:ind w:left="720"/>
        <w:rPr>
          <w:rFonts w:ascii="Arial" w:hAnsi="Arial" w:cs="Arial"/>
        </w:rPr>
      </w:pPr>
    </w:p>
    <w:p w14:paraId="44025A7A" w14:textId="77777777" w:rsidR="00E36979" w:rsidRDefault="00E36979" w:rsidP="00E36979">
      <w:pPr>
        <w:pStyle w:val="NormalWeb"/>
        <w:shd w:val="clear" w:color="auto" w:fill="FFFFFF"/>
        <w:ind w:left="720"/>
        <w:rPr>
          <w:rFonts w:ascii="Arial" w:hAnsi="Arial" w:cs="Arial"/>
        </w:rPr>
      </w:pPr>
    </w:p>
    <w:p w14:paraId="5D2635A7" w14:textId="77777777" w:rsidR="00E36979" w:rsidRDefault="00E36979" w:rsidP="00E36979">
      <w:pPr>
        <w:pStyle w:val="NormalWeb"/>
        <w:shd w:val="clear" w:color="auto" w:fill="FFFFFF"/>
        <w:ind w:left="720"/>
        <w:rPr>
          <w:rFonts w:ascii="Arial" w:hAnsi="Arial" w:cs="Arial"/>
        </w:rPr>
      </w:pPr>
    </w:p>
    <w:p w14:paraId="18D94A7D" w14:textId="77777777" w:rsidR="00E36979" w:rsidRPr="00E36979" w:rsidRDefault="00E36979" w:rsidP="00E36979">
      <w:pPr>
        <w:pStyle w:val="NormalWeb"/>
        <w:shd w:val="clear" w:color="auto" w:fill="FFFFFF"/>
        <w:ind w:left="720"/>
        <w:rPr>
          <w:rFonts w:ascii="Arial" w:hAnsi="Arial" w:cs="Arial"/>
        </w:rPr>
      </w:pPr>
    </w:p>
    <w:p w14:paraId="6A42AE0D" w14:textId="055AD67C" w:rsidR="00A172D5" w:rsidRDefault="00A172D5" w:rsidP="00E36979">
      <w:pPr>
        <w:pStyle w:val="Heading2"/>
        <w:numPr>
          <w:ilvl w:val="1"/>
          <w:numId w:val="13"/>
        </w:numPr>
        <w:rPr>
          <w:lang w:val="en-US"/>
        </w:rPr>
      </w:pPr>
      <w:bookmarkStart w:id="4" w:name="_Toc152841976"/>
      <w:r>
        <w:rPr>
          <w:lang w:val="en-US"/>
        </w:rPr>
        <w:lastRenderedPageBreak/>
        <w:t>Zebra RFID Mobile App Usage Guide</w:t>
      </w:r>
      <w:bookmarkEnd w:id="4"/>
    </w:p>
    <w:p w14:paraId="4B8C7D10" w14:textId="77777777" w:rsidR="00A172D5" w:rsidRDefault="00A172D5" w:rsidP="00A172D5">
      <w:pPr>
        <w:rPr>
          <w:lang w:val="en-US"/>
        </w:rPr>
      </w:pPr>
    </w:p>
    <w:p w14:paraId="512BED19" w14:textId="21A5D127" w:rsidR="00A172D5" w:rsidRDefault="00A172D5" w:rsidP="00E36979">
      <w:pPr>
        <w:pStyle w:val="Heading3"/>
        <w:numPr>
          <w:ilvl w:val="2"/>
          <w:numId w:val="4"/>
        </w:numPr>
        <w:rPr>
          <w:lang w:val="en-US"/>
        </w:rPr>
      </w:pPr>
      <w:bookmarkStart w:id="5" w:name="_Toc152841977"/>
      <w:r>
        <w:rPr>
          <w:lang w:val="en-US"/>
        </w:rPr>
        <w:t>Features</w:t>
      </w:r>
      <w:bookmarkEnd w:id="5"/>
    </w:p>
    <w:p w14:paraId="6E7DB990" w14:textId="77777777" w:rsidR="00A172D5" w:rsidRDefault="00A172D5" w:rsidP="00A172D5">
      <w:pPr>
        <w:rPr>
          <w:lang w:val="en-US"/>
        </w:rPr>
      </w:pPr>
    </w:p>
    <w:p w14:paraId="7D3FB955" w14:textId="4363568E" w:rsidR="00A172D5" w:rsidRDefault="00A172D5" w:rsidP="00E05E1E">
      <w:pPr>
        <w:pStyle w:val="Heading4"/>
        <w:numPr>
          <w:ilvl w:val="3"/>
          <w:numId w:val="4"/>
        </w:numPr>
        <w:rPr>
          <w:lang w:val="en-US"/>
        </w:rPr>
      </w:pPr>
      <w:r>
        <w:rPr>
          <w:lang w:val="en-US"/>
        </w:rPr>
        <w:t>Locate a Tag</w:t>
      </w:r>
    </w:p>
    <w:p w14:paraId="54A75F07" w14:textId="77777777" w:rsidR="00A172D5" w:rsidRDefault="00A172D5" w:rsidP="00A172D5">
      <w:pPr>
        <w:rPr>
          <w:lang w:val="en-US"/>
        </w:rPr>
      </w:pPr>
    </w:p>
    <w:p w14:paraId="7C43C936" w14:textId="6CF3AE5D" w:rsidR="00A172D5" w:rsidRDefault="00A172D5" w:rsidP="00E05E1E">
      <w:pPr>
        <w:pStyle w:val="ListParagraph"/>
        <w:numPr>
          <w:ilvl w:val="0"/>
          <w:numId w:val="14"/>
        </w:numPr>
        <w:rPr>
          <w:lang w:val="en-US"/>
        </w:rPr>
      </w:pPr>
      <w:r>
        <w:rPr>
          <w:lang w:val="en-US"/>
        </w:rPr>
        <w:t>Insert a work id into the work id text box</w:t>
      </w:r>
      <w:r w:rsidR="00620050">
        <w:rPr>
          <w:lang w:val="en-US"/>
        </w:rPr>
        <w:t xml:space="preserve">. </w:t>
      </w:r>
      <w:r w:rsidR="00592C72">
        <w:rPr>
          <w:lang w:val="en-US"/>
        </w:rPr>
        <w:t>(Figure 1</w:t>
      </w:r>
      <w:r w:rsidR="00612129">
        <w:rPr>
          <w:lang w:val="en-US"/>
        </w:rPr>
        <w:t>.a.</w:t>
      </w:r>
      <w:r w:rsidR="00592C72">
        <w:rPr>
          <w:lang w:val="en-US"/>
        </w:rPr>
        <w:t>)</w:t>
      </w:r>
    </w:p>
    <w:p w14:paraId="11218732" w14:textId="7361007C" w:rsidR="00A172D5" w:rsidRDefault="00A172D5" w:rsidP="00E05E1E">
      <w:pPr>
        <w:pStyle w:val="ListParagraph"/>
        <w:numPr>
          <w:ilvl w:val="0"/>
          <w:numId w:val="14"/>
        </w:numPr>
        <w:rPr>
          <w:lang w:val="en-US"/>
        </w:rPr>
      </w:pPr>
      <w:r>
        <w:rPr>
          <w:lang w:val="en-US"/>
        </w:rPr>
        <w:t>Click on ‘FIND’ button</w:t>
      </w:r>
      <w:r w:rsidR="00620050">
        <w:rPr>
          <w:lang w:val="en-US"/>
        </w:rPr>
        <w:t>.</w:t>
      </w:r>
      <w:r w:rsidR="00592C72">
        <w:rPr>
          <w:lang w:val="en-US"/>
        </w:rPr>
        <w:t xml:space="preserve"> (Figure 1</w:t>
      </w:r>
      <w:r w:rsidR="00612129">
        <w:rPr>
          <w:lang w:val="en-US"/>
        </w:rPr>
        <w:t>.a.</w:t>
      </w:r>
      <w:r w:rsidR="00592C72">
        <w:rPr>
          <w:lang w:val="en-US"/>
        </w:rPr>
        <w:t>)</w:t>
      </w:r>
    </w:p>
    <w:p w14:paraId="2A65464D" w14:textId="6E5F3FA0" w:rsidR="00A172D5" w:rsidRDefault="00A172D5" w:rsidP="00E05E1E">
      <w:pPr>
        <w:pStyle w:val="ListParagraph"/>
        <w:numPr>
          <w:ilvl w:val="0"/>
          <w:numId w:val="14"/>
        </w:numPr>
        <w:rPr>
          <w:lang w:val="en-US"/>
        </w:rPr>
      </w:pPr>
      <w:r>
        <w:rPr>
          <w:lang w:val="en-US"/>
        </w:rPr>
        <w:t xml:space="preserve">Press on the </w:t>
      </w:r>
      <w:proofErr w:type="spellStart"/>
      <w:r>
        <w:rPr>
          <w:lang w:val="en-US"/>
        </w:rPr>
        <w:t>handlheld</w:t>
      </w:r>
      <w:proofErr w:type="spellEnd"/>
      <w:r>
        <w:rPr>
          <w:lang w:val="en-US"/>
        </w:rPr>
        <w:t xml:space="preserve"> trigger </w:t>
      </w:r>
      <w:r w:rsidR="007D7CDC">
        <w:rPr>
          <w:lang w:val="en-US"/>
        </w:rPr>
        <w:t xml:space="preserve">(Figure </w:t>
      </w:r>
      <w:r w:rsidR="00612129">
        <w:rPr>
          <w:lang w:val="en-US"/>
        </w:rPr>
        <w:t>2</w:t>
      </w:r>
      <w:r w:rsidR="007D7CDC">
        <w:rPr>
          <w:lang w:val="en-US"/>
        </w:rPr>
        <w:t xml:space="preserve">) </w:t>
      </w:r>
      <w:r>
        <w:rPr>
          <w:lang w:val="en-US"/>
        </w:rPr>
        <w:t>to initiate the scan</w:t>
      </w:r>
      <w:r w:rsidR="00620050">
        <w:rPr>
          <w:lang w:val="en-US"/>
        </w:rPr>
        <w:t>.</w:t>
      </w:r>
    </w:p>
    <w:p w14:paraId="19287019" w14:textId="50AD1DAB" w:rsidR="00A172D5" w:rsidRDefault="00A172D5" w:rsidP="00E05E1E">
      <w:pPr>
        <w:pStyle w:val="ListParagraph"/>
        <w:numPr>
          <w:ilvl w:val="0"/>
          <w:numId w:val="14"/>
        </w:numPr>
        <w:rPr>
          <w:lang w:val="en-US"/>
        </w:rPr>
      </w:pPr>
      <w:r>
        <w:rPr>
          <w:lang w:val="en-US"/>
        </w:rPr>
        <w:t>Once a tag that contains the work id is detected, the RSSI (Received Signal Strength Indicator) will appear on the screen</w:t>
      </w:r>
      <w:r w:rsidR="00620050">
        <w:rPr>
          <w:lang w:val="en-US"/>
        </w:rPr>
        <w:t>.</w:t>
      </w:r>
    </w:p>
    <w:p w14:paraId="33064712" w14:textId="7A2CDEA4" w:rsidR="00592C72" w:rsidRDefault="00A172D5" w:rsidP="00592C72">
      <w:pPr>
        <w:pStyle w:val="ListParagraph"/>
        <w:numPr>
          <w:ilvl w:val="0"/>
          <w:numId w:val="14"/>
        </w:numPr>
        <w:rPr>
          <w:lang w:val="en-US"/>
        </w:rPr>
      </w:pPr>
      <w:r>
        <w:rPr>
          <w:lang w:val="en-US"/>
        </w:rPr>
        <w:t>If not detected</w:t>
      </w:r>
      <w:r w:rsidR="007D7CDC">
        <w:rPr>
          <w:lang w:val="en-US"/>
        </w:rPr>
        <w:t xml:space="preserve"> in the vicinity</w:t>
      </w:r>
      <w:r>
        <w:rPr>
          <w:lang w:val="en-US"/>
        </w:rPr>
        <w:t>, a red cross icon will show and a “Tag not detected” message will appear</w:t>
      </w:r>
      <w:r w:rsidR="00620050" w:rsidRPr="00592C72">
        <w:rPr>
          <w:lang w:val="en-US"/>
        </w:rPr>
        <w:t>.</w:t>
      </w:r>
      <w:r w:rsidR="00612129">
        <w:rPr>
          <w:lang w:val="en-US"/>
        </w:rPr>
        <w:t xml:space="preserve"> (Figure 1.b)</w:t>
      </w:r>
    </w:p>
    <w:p w14:paraId="3F58E6CA" w14:textId="460B57C3" w:rsidR="00A172D5" w:rsidRDefault="00965688" w:rsidP="00612129">
      <w:pPr>
        <w:pStyle w:val="ListParagraph"/>
        <w:jc w:val="center"/>
        <w:rPr>
          <w:lang w:val="en-US"/>
        </w:rPr>
      </w:pPr>
      <w:r>
        <w:rPr>
          <w:noProof/>
        </w:rPr>
        <mc:AlternateContent>
          <mc:Choice Requires="wps">
            <w:drawing>
              <wp:anchor distT="0" distB="0" distL="114300" distR="114300" simplePos="0" relativeHeight="251668480" behindDoc="0" locked="0" layoutInCell="1" allowOverlap="1" wp14:anchorId="3C32AC66" wp14:editId="206760AF">
                <wp:simplePos x="0" y="0"/>
                <wp:positionH relativeFrom="column">
                  <wp:posOffset>2476500</wp:posOffset>
                </wp:positionH>
                <wp:positionV relativeFrom="paragraph">
                  <wp:posOffset>1041400</wp:posOffset>
                </wp:positionV>
                <wp:extent cx="1066800" cy="330200"/>
                <wp:effectExtent l="12700" t="12700" r="25400" b="25400"/>
                <wp:wrapNone/>
                <wp:docPr id="345785958" name="Rectangle 8"/>
                <wp:cNvGraphicFramePr/>
                <a:graphic xmlns:a="http://schemas.openxmlformats.org/drawingml/2006/main">
                  <a:graphicData uri="http://schemas.microsoft.com/office/word/2010/wordprocessingShape">
                    <wps:wsp>
                      <wps:cNvSpPr/>
                      <wps:spPr>
                        <a:xfrm>
                          <a:off x="0" y="0"/>
                          <a:ext cx="1066800" cy="3302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BCC66" id="Rectangle 8" o:spid="_x0000_s1026" style="position:absolute;margin-left:195pt;margin-top:82pt;width:84pt;height: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" filled="f" strokecolor="red" strokeweight="3pt"/>
            </w:pict>
          </mc:Fallback>
        </mc:AlternateContent>
      </w:r>
      <w:r>
        <w:rPr>
          <w:noProof/>
          <w:lang w:val="en-US"/>
        </w:rPr>
        <w:drawing>
          <wp:inline distT="0" distB="0" distL="0" distR="0" wp14:anchorId="55ED7281" wp14:editId="351A038E">
            <wp:extent cx="2564130" cy="4113877"/>
            <wp:effectExtent l="0" t="0" r="1270" b="1270"/>
            <wp:docPr id="1133003709" name="Picture 113300370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51291" name="Picture 5"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5123" cy="4131513"/>
                    </a:xfrm>
                    <a:prstGeom prst="rect">
                      <a:avLst/>
                    </a:prstGeom>
                  </pic:spPr>
                </pic:pic>
              </a:graphicData>
            </a:graphic>
          </wp:inline>
        </w:drawing>
      </w:r>
    </w:p>
    <w:p w14:paraId="027ACA56" w14:textId="478B2CD7" w:rsidR="00592C72" w:rsidRDefault="00592C72" w:rsidP="00592C72">
      <w:pPr>
        <w:ind w:left="360"/>
        <w:jc w:val="center"/>
        <w:rPr>
          <w:lang w:val="en-US"/>
        </w:rPr>
      </w:pPr>
      <w:r>
        <w:rPr>
          <w:lang w:val="en-US"/>
        </w:rPr>
        <w:t>Figure 1</w:t>
      </w:r>
      <w:r w:rsidR="00612129">
        <w:rPr>
          <w:lang w:val="en-US"/>
        </w:rPr>
        <w:t>.a.</w:t>
      </w:r>
      <w:r>
        <w:rPr>
          <w:lang w:val="en-US"/>
        </w:rPr>
        <w:t xml:space="preserve"> Main Page</w:t>
      </w:r>
    </w:p>
    <w:p w14:paraId="4AA4635D" w14:textId="76CA9845" w:rsidR="00A172D5" w:rsidRDefault="00612129" w:rsidP="00612129">
      <w:pPr>
        <w:jc w:val="center"/>
        <w:rPr>
          <w:lang w:val="en-US"/>
        </w:rPr>
      </w:pPr>
      <w:r>
        <w:rPr>
          <w:noProof/>
          <w:lang w:val="en-US"/>
        </w:rPr>
        <w:lastRenderedPageBreak/>
        <w:drawing>
          <wp:inline distT="0" distB="0" distL="0" distR="0" wp14:anchorId="554078DD" wp14:editId="0FADB899">
            <wp:extent cx="2654200" cy="4258387"/>
            <wp:effectExtent l="0" t="0" r="635" b="0"/>
            <wp:docPr id="140209769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97695" name="Picture 4"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69272" cy="4282569"/>
                    </a:xfrm>
                    <a:prstGeom prst="rect">
                      <a:avLst/>
                    </a:prstGeom>
                  </pic:spPr>
                </pic:pic>
              </a:graphicData>
            </a:graphic>
          </wp:inline>
        </w:drawing>
      </w:r>
    </w:p>
    <w:p w14:paraId="3D72BFE6" w14:textId="3C0797E2" w:rsidR="00612129" w:rsidRDefault="00612129" w:rsidP="00612129">
      <w:pPr>
        <w:jc w:val="center"/>
        <w:rPr>
          <w:lang w:val="en-US"/>
        </w:rPr>
      </w:pPr>
      <w:r>
        <w:rPr>
          <w:lang w:val="en-US"/>
        </w:rPr>
        <w:t xml:space="preserve">Figure 1.b. Main Page when tag not </w:t>
      </w:r>
      <w:proofErr w:type="gramStart"/>
      <w:r>
        <w:rPr>
          <w:lang w:val="en-US"/>
        </w:rPr>
        <w:t>detected</w:t>
      </w:r>
      <w:proofErr w:type="gramEnd"/>
    </w:p>
    <w:p w14:paraId="24BF2BFD" w14:textId="5417B296" w:rsidR="00620050" w:rsidRDefault="00620050" w:rsidP="00620050">
      <w:pPr>
        <w:jc w:val="center"/>
      </w:pPr>
      <w:r>
        <w:rPr>
          <w:noProof/>
        </w:rPr>
        <mc:AlternateContent>
          <mc:Choice Requires="wps">
            <w:drawing>
              <wp:anchor distT="0" distB="0" distL="114300" distR="114300" simplePos="0" relativeHeight="251665408" behindDoc="0" locked="0" layoutInCell="1" allowOverlap="1" wp14:anchorId="2C2B099C" wp14:editId="6593447A">
                <wp:simplePos x="0" y="0"/>
                <wp:positionH relativeFrom="column">
                  <wp:posOffset>2527300</wp:posOffset>
                </wp:positionH>
                <wp:positionV relativeFrom="paragraph">
                  <wp:posOffset>748030</wp:posOffset>
                </wp:positionV>
                <wp:extent cx="660400" cy="533400"/>
                <wp:effectExtent l="12700" t="12700" r="25400" b="25400"/>
                <wp:wrapNone/>
                <wp:docPr id="375085541" name="Rectangle 8"/>
                <wp:cNvGraphicFramePr/>
                <a:graphic xmlns:a="http://schemas.openxmlformats.org/drawingml/2006/main">
                  <a:graphicData uri="http://schemas.microsoft.com/office/word/2010/wordprocessingShape">
                    <wps:wsp>
                      <wps:cNvSpPr/>
                      <wps:spPr>
                        <a:xfrm>
                          <a:off x="0" y="0"/>
                          <a:ext cx="660400" cy="5334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B30CE" id="Rectangle 8" o:spid="_x0000_s1026" style="position:absolute;margin-left:199pt;margin-top:58.9pt;width:52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" filled="f" strokecolor="red" strokeweight="3pt"/>
            </w:pict>
          </mc:Fallback>
        </mc:AlternateContent>
      </w:r>
      <w:r>
        <w:fldChar w:fldCharType="begin"/>
      </w:r>
      <w:r>
        <w:instrText xml:space="preserve"> INCLUDEPICTURE "/Users/hryu2020/Library/Group Containers/UBF8T346G9.ms/WebArchiveCopyPasteTempFiles/com.microsoft.Word/44_f5f48c5f-9672-4c2d-802d-161db7bb2d21_2048x2048.jpg?v=1667478812" \* MERGEFORMATINET </w:instrText>
      </w:r>
      <w:r>
        <w:fldChar w:fldCharType="separate"/>
      </w:r>
      <w:r>
        <w:rPr>
          <w:noProof/>
        </w:rPr>
        <w:drawing>
          <wp:inline distT="0" distB="0" distL="0" distR="0" wp14:anchorId="19659187" wp14:editId="6B755B75">
            <wp:extent cx="2260600" cy="2260600"/>
            <wp:effectExtent l="0" t="0" r="0" b="0"/>
            <wp:docPr id="590629293" name="Picture 7" descr="UHF RFID Reader Zebra RFD40 – SRK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HF RFID Reader Zebra RFD40 – SRK Innov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r>
        <w:fldChar w:fldCharType="end"/>
      </w:r>
    </w:p>
    <w:p w14:paraId="0561FF64" w14:textId="3742A7C1" w:rsidR="00620050" w:rsidRDefault="00620050" w:rsidP="00620050">
      <w:pPr>
        <w:jc w:val="center"/>
      </w:pPr>
      <w:r>
        <w:t xml:space="preserve">Figure </w:t>
      </w:r>
      <w:r w:rsidR="00612129">
        <w:t>2</w:t>
      </w:r>
      <w:r>
        <w:t>: Handheld trigger of the RFD40 sensor</w:t>
      </w:r>
    </w:p>
    <w:p w14:paraId="2B8AB27E" w14:textId="77777777" w:rsidR="00E36979" w:rsidRDefault="00E36979" w:rsidP="00620050">
      <w:pPr>
        <w:jc w:val="center"/>
      </w:pPr>
    </w:p>
    <w:p w14:paraId="0DAED5DE" w14:textId="77777777" w:rsidR="00E36979" w:rsidRDefault="00E36979" w:rsidP="00620050">
      <w:pPr>
        <w:jc w:val="center"/>
      </w:pPr>
    </w:p>
    <w:p w14:paraId="0A99839D" w14:textId="77777777" w:rsidR="00E36979" w:rsidRDefault="00E36979" w:rsidP="00620050">
      <w:pPr>
        <w:jc w:val="center"/>
      </w:pPr>
    </w:p>
    <w:p w14:paraId="3D49BE95" w14:textId="77777777" w:rsidR="00E36979" w:rsidRDefault="00E36979" w:rsidP="00620050">
      <w:pPr>
        <w:jc w:val="center"/>
      </w:pPr>
    </w:p>
    <w:p w14:paraId="7F7ABDCB" w14:textId="77777777" w:rsidR="00E36979" w:rsidRDefault="00E36979" w:rsidP="00620050">
      <w:pPr>
        <w:jc w:val="center"/>
      </w:pPr>
    </w:p>
    <w:p w14:paraId="20878511" w14:textId="77777777" w:rsidR="00E36979" w:rsidRDefault="00E36979" w:rsidP="00620050">
      <w:pPr>
        <w:jc w:val="center"/>
      </w:pPr>
    </w:p>
    <w:p w14:paraId="0A569228" w14:textId="77777777" w:rsidR="00E36979" w:rsidRDefault="00E36979" w:rsidP="00620050">
      <w:pPr>
        <w:jc w:val="center"/>
      </w:pPr>
    </w:p>
    <w:p w14:paraId="2CE6CBD3" w14:textId="77777777" w:rsidR="00E36979" w:rsidRDefault="00E36979" w:rsidP="00620050">
      <w:pPr>
        <w:jc w:val="center"/>
      </w:pPr>
    </w:p>
    <w:p w14:paraId="29660569" w14:textId="77777777" w:rsidR="00E36979" w:rsidRDefault="00E36979" w:rsidP="00620050">
      <w:pPr>
        <w:jc w:val="center"/>
        <w:rPr>
          <w:lang w:val="en-US"/>
        </w:rPr>
      </w:pPr>
    </w:p>
    <w:p w14:paraId="2D110291" w14:textId="6552C533" w:rsidR="00A172D5" w:rsidRDefault="000A0006" w:rsidP="00E05E1E">
      <w:pPr>
        <w:pStyle w:val="Heading4"/>
        <w:numPr>
          <w:ilvl w:val="3"/>
          <w:numId w:val="6"/>
        </w:numPr>
        <w:rPr>
          <w:lang w:val="en-US"/>
        </w:rPr>
      </w:pPr>
      <w:r>
        <w:rPr>
          <w:lang w:val="en-US"/>
        </w:rPr>
        <w:lastRenderedPageBreak/>
        <w:t>View History</w:t>
      </w:r>
    </w:p>
    <w:p w14:paraId="03019AFF" w14:textId="77777777" w:rsidR="000A0006" w:rsidRPr="000A0006" w:rsidRDefault="000A0006" w:rsidP="000A0006">
      <w:pPr>
        <w:rPr>
          <w:lang w:val="en-US"/>
        </w:rPr>
      </w:pPr>
    </w:p>
    <w:p w14:paraId="4072DAC2" w14:textId="3762997B" w:rsidR="000A0006" w:rsidRDefault="000A0006" w:rsidP="00E05E1E">
      <w:pPr>
        <w:pStyle w:val="ListParagraph"/>
        <w:numPr>
          <w:ilvl w:val="0"/>
          <w:numId w:val="15"/>
        </w:numPr>
        <w:rPr>
          <w:lang w:val="en-US"/>
        </w:rPr>
      </w:pPr>
      <w:r>
        <w:rPr>
          <w:lang w:val="en-US"/>
        </w:rPr>
        <w:t>Click on the history icon on the top navigation bar</w:t>
      </w:r>
      <w:r w:rsidR="00620050">
        <w:rPr>
          <w:lang w:val="en-US"/>
        </w:rPr>
        <w:t>.</w:t>
      </w:r>
      <w:r w:rsidR="00612129">
        <w:rPr>
          <w:lang w:val="en-US"/>
        </w:rPr>
        <w:t xml:space="preserve"> (Figure 3)</w:t>
      </w:r>
    </w:p>
    <w:p w14:paraId="052356AC" w14:textId="55B7D330" w:rsidR="00612129" w:rsidRDefault="00612129" w:rsidP="00612129">
      <w:pPr>
        <w:ind w:left="360"/>
        <w:rPr>
          <w:lang w:val="en-US"/>
        </w:rPr>
      </w:pPr>
    </w:p>
    <w:p w14:paraId="70002CE0" w14:textId="082DB068" w:rsidR="00612129" w:rsidRDefault="00612129" w:rsidP="00612129">
      <w:pPr>
        <w:ind w:left="360"/>
        <w:jc w:val="center"/>
        <w:rPr>
          <w:lang w:val="en-US"/>
        </w:rPr>
      </w:pPr>
      <w:r>
        <w:rPr>
          <w:noProof/>
          <w:lang w:val="en-US"/>
        </w:rPr>
        <mc:AlternateContent>
          <mc:Choice Requires="wps">
            <w:drawing>
              <wp:anchor distT="0" distB="0" distL="114300" distR="114300" simplePos="0" relativeHeight="251666432" behindDoc="0" locked="0" layoutInCell="1" allowOverlap="1" wp14:anchorId="2BDFAE8C" wp14:editId="7B1E9175">
                <wp:simplePos x="0" y="0"/>
                <wp:positionH relativeFrom="column">
                  <wp:posOffset>3606800</wp:posOffset>
                </wp:positionH>
                <wp:positionV relativeFrom="paragraph">
                  <wp:posOffset>34925</wp:posOffset>
                </wp:positionV>
                <wp:extent cx="393700" cy="330200"/>
                <wp:effectExtent l="12700" t="12700" r="25400" b="25400"/>
                <wp:wrapNone/>
                <wp:docPr id="2037638976" name="Rectangle 6"/>
                <wp:cNvGraphicFramePr/>
                <a:graphic xmlns:a="http://schemas.openxmlformats.org/drawingml/2006/main">
                  <a:graphicData uri="http://schemas.microsoft.com/office/word/2010/wordprocessingShape">
                    <wps:wsp>
                      <wps:cNvSpPr/>
                      <wps:spPr>
                        <a:xfrm>
                          <a:off x="0" y="0"/>
                          <a:ext cx="393700" cy="3302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6AEFF" id="Rectangle 6" o:spid="_x0000_s1026" style="position:absolute;margin-left:284pt;margin-top:2.75pt;width:31pt;height:2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" filled="f" strokecolor="red" strokeweight="3pt"/>
            </w:pict>
          </mc:Fallback>
        </mc:AlternateContent>
      </w:r>
      <w:r>
        <w:rPr>
          <w:noProof/>
          <w:lang w:val="en-US"/>
        </w:rPr>
        <w:drawing>
          <wp:inline distT="0" distB="0" distL="0" distR="0" wp14:anchorId="7C6C4025" wp14:editId="4B0116D1">
            <wp:extent cx="2616200" cy="4197420"/>
            <wp:effectExtent l="0" t="0" r="0" b="6350"/>
            <wp:docPr id="110155129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51291" name="Picture 5"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3357" cy="4208902"/>
                    </a:xfrm>
                    <a:prstGeom prst="rect">
                      <a:avLst/>
                    </a:prstGeom>
                  </pic:spPr>
                </pic:pic>
              </a:graphicData>
            </a:graphic>
          </wp:inline>
        </w:drawing>
      </w:r>
    </w:p>
    <w:p w14:paraId="2356F9E3" w14:textId="24755DC1" w:rsidR="00612129" w:rsidRPr="00612129" w:rsidRDefault="00612129" w:rsidP="00612129">
      <w:pPr>
        <w:ind w:left="360"/>
        <w:jc w:val="center"/>
        <w:rPr>
          <w:lang w:val="en-US"/>
        </w:rPr>
      </w:pPr>
      <w:r>
        <w:rPr>
          <w:lang w:val="en-US"/>
        </w:rPr>
        <w:t xml:space="preserve">Figure 3. Top navigation bar of main page </w:t>
      </w:r>
    </w:p>
    <w:p w14:paraId="2611A83A" w14:textId="77777777" w:rsidR="000A0006" w:rsidRDefault="000A0006" w:rsidP="000A0006">
      <w:pPr>
        <w:rPr>
          <w:lang w:val="en-US"/>
        </w:rPr>
      </w:pPr>
    </w:p>
    <w:p w14:paraId="6784A04E" w14:textId="5B73A46E" w:rsidR="000A0006" w:rsidRDefault="000A0006" w:rsidP="00E05E1E">
      <w:pPr>
        <w:pStyle w:val="Heading4"/>
        <w:numPr>
          <w:ilvl w:val="3"/>
          <w:numId w:val="7"/>
        </w:numPr>
        <w:rPr>
          <w:lang w:val="en-US"/>
        </w:rPr>
      </w:pPr>
      <w:r>
        <w:rPr>
          <w:lang w:val="en-US"/>
        </w:rPr>
        <w:t>Clear History</w:t>
      </w:r>
    </w:p>
    <w:p w14:paraId="4514A9DB" w14:textId="77777777" w:rsidR="000A0006" w:rsidRDefault="000A0006" w:rsidP="000A0006">
      <w:pPr>
        <w:ind w:left="360"/>
        <w:rPr>
          <w:lang w:val="en-US"/>
        </w:rPr>
      </w:pPr>
    </w:p>
    <w:p w14:paraId="40B815D8" w14:textId="5DB8EEF9" w:rsidR="000A0006" w:rsidRDefault="000A0006" w:rsidP="00E05E1E">
      <w:pPr>
        <w:pStyle w:val="ListParagraph"/>
        <w:numPr>
          <w:ilvl w:val="0"/>
          <w:numId w:val="16"/>
        </w:numPr>
        <w:rPr>
          <w:lang w:val="en-US"/>
        </w:rPr>
      </w:pPr>
      <w:r>
        <w:rPr>
          <w:lang w:val="en-US"/>
        </w:rPr>
        <w:t>Click on the history icon on the top navigation bar</w:t>
      </w:r>
      <w:r w:rsidR="00620050">
        <w:rPr>
          <w:lang w:val="en-US"/>
        </w:rPr>
        <w:t>.</w:t>
      </w:r>
      <w:r w:rsidR="00612129">
        <w:rPr>
          <w:lang w:val="en-US"/>
        </w:rPr>
        <w:t xml:space="preserve"> (Figure 3)</w:t>
      </w:r>
    </w:p>
    <w:p w14:paraId="5DB348F4" w14:textId="3BEE2D47" w:rsidR="000A0006" w:rsidRDefault="000A0006" w:rsidP="00E05E1E">
      <w:pPr>
        <w:pStyle w:val="ListParagraph"/>
        <w:numPr>
          <w:ilvl w:val="0"/>
          <w:numId w:val="16"/>
        </w:numPr>
        <w:rPr>
          <w:lang w:val="en-US"/>
        </w:rPr>
      </w:pPr>
      <w:r>
        <w:rPr>
          <w:lang w:val="en-US"/>
        </w:rPr>
        <w:t xml:space="preserve">Click on “Clear History” button to clear </w:t>
      </w:r>
      <w:proofErr w:type="gramStart"/>
      <w:r>
        <w:rPr>
          <w:lang w:val="en-US"/>
        </w:rPr>
        <w:t>data</w:t>
      </w:r>
      <w:r w:rsidR="00620050">
        <w:rPr>
          <w:lang w:val="en-US"/>
        </w:rPr>
        <w:t>.</w:t>
      </w:r>
      <w:r w:rsidR="00612129">
        <w:rPr>
          <w:lang w:val="en-US"/>
        </w:rPr>
        <w:t>(</w:t>
      </w:r>
      <w:proofErr w:type="gramEnd"/>
      <w:r w:rsidR="00612129">
        <w:rPr>
          <w:lang w:val="en-US"/>
        </w:rPr>
        <w:t>Figure 4)</w:t>
      </w:r>
    </w:p>
    <w:p w14:paraId="66DD7D60" w14:textId="77777777" w:rsidR="00612129" w:rsidRDefault="00612129" w:rsidP="00612129">
      <w:pPr>
        <w:pStyle w:val="ListParagraph"/>
        <w:rPr>
          <w:lang w:val="en-US"/>
        </w:rPr>
      </w:pPr>
    </w:p>
    <w:p w14:paraId="0F106205" w14:textId="6A5B7572" w:rsidR="00612129" w:rsidRDefault="00612129" w:rsidP="00612129">
      <w:pPr>
        <w:pStyle w:val="ListParagraph"/>
        <w:jc w:val="center"/>
        <w:rPr>
          <w:lang w:val="en-US"/>
        </w:rPr>
      </w:pPr>
      <w:r>
        <w:rPr>
          <w:noProof/>
          <w:lang w:val="en-US"/>
        </w:rPr>
        <w:lastRenderedPageBreak/>
        <w:drawing>
          <wp:inline distT="0" distB="0" distL="0" distR="0" wp14:anchorId="51B58F1F" wp14:editId="333F9060">
            <wp:extent cx="2438400" cy="3844849"/>
            <wp:effectExtent l="0" t="0" r="0" b="3810"/>
            <wp:docPr id="165496607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6079" name="Picture 7"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42938" cy="3852004"/>
                    </a:xfrm>
                    <a:prstGeom prst="rect">
                      <a:avLst/>
                    </a:prstGeom>
                  </pic:spPr>
                </pic:pic>
              </a:graphicData>
            </a:graphic>
          </wp:inline>
        </w:drawing>
      </w:r>
    </w:p>
    <w:p w14:paraId="002B3B9D" w14:textId="7E79E276" w:rsidR="000A0006" w:rsidRDefault="00612129" w:rsidP="005E40A1">
      <w:pPr>
        <w:pStyle w:val="ListParagraph"/>
        <w:jc w:val="center"/>
        <w:rPr>
          <w:lang w:val="en-US"/>
        </w:rPr>
      </w:pPr>
      <w:r>
        <w:rPr>
          <w:lang w:val="en-US"/>
        </w:rPr>
        <w:t>Figure 4. History Page</w:t>
      </w:r>
    </w:p>
    <w:p w14:paraId="3B7B6C66" w14:textId="77777777" w:rsidR="007D7CDC" w:rsidRDefault="007D7CDC" w:rsidP="000A0006">
      <w:pPr>
        <w:pStyle w:val="Heading2"/>
        <w:rPr>
          <w:lang w:val="en-US"/>
        </w:rPr>
      </w:pPr>
    </w:p>
    <w:p w14:paraId="610BDA25" w14:textId="13516BEA" w:rsidR="000A0006" w:rsidRDefault="000A0006" w:rsidP="00E36979">
      <w:pPr>
        <w:pStyle w:val="Heading3"/>
        <w:numPr>
          <w:ilvl w:val="2"/>
          <w:numId w:val="7"/>
        </w:numPr>
        <w:rPr>
          <w:lang w:val="en-US"/>
        </w:rPr>
      </w:pPr>
      <w:bookmarkStart w:id="6" w:name="_Toc152841978"/>
      <w:r>
        <w:rPr>
          <w:lang w:val="en-US"/>
        </w:rPr>
        <w:t>Troubleshooting</w:t>
      </w:r>
      <w:bookmarkEnd w:id="6"/>
    </w:p>
    <w:p w14:paraId="39B3481A" w14:textId="7F0AAD35" w:rsidR="000A0006" w:rsidRDefault="000A0006" w:rsidP="000A0006">
      <w:pPr>
        <w:rPr>
          <w:lang w:val="en-US"/>
        </w:rPr>
      </w:pPr>
    </w:p>
    <w:p w14:paraId="63C17D37" w14:textId="6C0AD3A7" w:rsidR="000A0006" w:rsidRDefault="00E36979" w:rsidP="00E36979">
      <w:pPr>
        <w:pStyle w:val="Heading4"/>
        <w:rPr>
          <w:lang w:val="en-US"/>
        </w:rPr>
      </w:pPr>
      <w:r>
        <w:rPr>
          <w:lang w:val="en-US"/>
        </w:rPr>
        <w:t xml:space="preserve">1.2.2.1. </w:t>
      </w:r>
      <w:r w:rsidR="000A0006">
        <w:rPr>
          <w:lang w:val="en-US"/>
        </w:rPr>
        <w:t xml:space="preserve">Reader </w:t>
      </w:r>
      <w:r w:rsidR="001C7D42">
        <w:rPr>
          <w:lang w:val="en-US"/>
        </w:rPr>
        <w:t>connected, but scan not working (i.e. Decode LED not emitting green light)</w:t>
      </w:r>
    </w:p>
    <w:p w14:paraId="6CE8B220" w14:textId="77777777" w:rsidR="00620050" w:rsidRDefault="00620050" w:rsidP="00620050">
      <w:pPr>
        <w:rPr>
          <w:lang w:val="en-US"/>
        </w:rPr>
      </w:pPr>
    </w:p>
    <w:p w14:paraId="2CC42727" w14:textId="0D5821AC" w:rsidR="00620050" w:rsidRDefault="00620050" w:rsidP="00620050">
      <w:pPr>
        <w:jc w:val="center"/>
      </w:pPr>
      <w:r>
        <w:rPr>
          <w:noProof/>
        </w:rPr>
        <mc:AlternateContent>
          <mc:Choice Requires="wps">
            <w:drawing>
              <wp:anchor distT="0" distB="0" distL="114300" distR="114300" simplePos="0" relativeHeight="251663360" behindDoc="0" locked="0" layoutInCell="1" allowOverlap="1" wp14:anchorId="09108D4B" wp14:editId="461C04D2">
                <wp:simplePos x="0" y="0"/>
                <wp:positionH relativeFrom="column">
                  <wp:posOffset>2298700</wp:posOffset>
                </wp:positionH>
                <wp:positionV relativeFrom="paragraph">
                  <wp:posOffset>689610</wp:posOffset>
                </wp:positionV>
                <wp:extent cx="850900" cy="546100"/>
                <wp:effectExtent l="12700" t="12700" r="25400" b="25400"/>
                <wp:wrapNone/>
                <wp:docPr id="773541011" name="Rectangle 4"/>
                <wp:cNvGraphicFramePr/>
                <a:graphic xmlns:a="http://schemas.openxmlformats.org/drawingml/2006/main">
                  <a:graphicData uri="http://schemas.microsoft.com/office/word/2010/wordprocessingShape">
                    <wps:wsp>
                      <wps:cNvSpPr/>
                      <wps:spPr>
                        <a:xfrm>
                          <a:off x="0" y="0"/>
                          <a:ext cx="850900" cy="5461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4E2677" id="Rectangle 4" o:spid="_x0000_s1026" style="position:absolute;margin-left:181pt;margin-top:54.3pt;width:67pt;height:4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" filled="f" strokecolor="red" strokeweight="3pt"/>
            </w:pict>
          </mc:Fallback>
        </mc:AlternateContent>
      </w:r>
      <w:r>
        <w:fldChar w:fldCharType="begin"/>
      </w:r>
      <w:r>
        <w:instrText xml:space="preserve"> INCLUDEPICTURE "/Users/hryu2020/Library/Group Containers/UBF8T346G9.ms/WebArchiveCopyPasteTempFiles/com.microsoft.Word/Img_28331752.jpg" \* MERGEFORMATINET </w:instrText>
      </w:r>
      <w:r>
        <w:fldChar w:fldCharType="separate"/>
      </w:r>
      <w:r>
        <w:rPr>
          <w:noProof/>
        </w:rPr>
        <w:drawing>
          <wp:inline distT="0" distB="0" distL="0" distR="0" wp14:anchorId="61B7C42F" wp14:editId="69CF49D7">
            <wp:extent cx="2501900" cy="2501900"/>
            <wp:effectExtent l="0" t="0" r="0" b="0"/>
            <wp:docPr id="1643538631" name="Picture 2" descr="RFD4030-G00B700-WR, Zebra RFD40, Standard, Standard Range Circular  Polarized Antenna, UHF RFID Only, Gun, No Imager, 7000mAh B | 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D4030-G00B700-WR, Zebra RFD40, Standard, Standard Range Circular  Polarized Antenna, UHF RFID Only, Gun, No Imager, 7000mAh B | E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inline>
        </w:drawing>
      </w:r>
      <w:r>
        <w:fldChar w:fldCharType="end"/>
      </w:r>
    </w:p>
    <w:p w14:paraId="006E990D" w14:textId="779486DD" w:rsidR="00620050" w:rsidRPr="00620050" w:rsidRDefault="00620050" w:rsidP="00620050">
      <w:pPr>
        <w:jc w:val="center"/>
        <w:rPr>
          <w:lang w:val="en-US"/>
        </w:rPr>
      </w:pPr>
      <w:r>
        <w:t xml:space="preserve">Figure </w:t>
      </w:r>
      <w:ins w:id="7" w:author="#RYU HYUNSUN#" w:date="2023-12-06T16:26:00Z">
        <w:r w:rsidR="00612129">
          <w:t>5</w:t>
        </w:r>
      </w:ins>
      <w:del w:id="8" w:author="#RYU HYUNSUN#" w:date="2023-12-06T16:26:00Z">
        <w:r w:rsidDel="00612129">
          <w:delText>2</w:delText>
        </w:r>
      </w:del>
      <w:r>
        <w:t>: Zebra RFD40 Scanner Decode LED</w:t>
      </w:r>
    </w:p>
    <w:p w14:paraId="0B2FB54B" w14:textId="77777777" w:rsidR="001C7D42" w:rsidRDefault="001C7D42" w:rsidP="001C7D42">
      <w:pPr>
        <w:rPr>
          <w:lang w:val="en-US"/>
        </w:rPr>
      </w:pPr>
    </w:p>
    <w:p w14:paraId="3622306F" w14:textId="06340D6E" w:rsidR="001C7D42" w:rsidRDefault="001C7D42" w:rsidP="00E36979">
      <w:pPr>
        <w:pStyle w:val="ListParagraph"/>
        <w:numPr>
          <w:ilvl w:val="0"/>
          <w:numId w:val="20"/>
        </w:numPr>
        <w:rPr>
          <w:lang w:val="en-US"/>
        </w:rPr>
      </w:pPr>
      <w:r>
        <w:rPr>
          <w:lang w:val="en-US"/>
        </w:rPr>
        <w:t xml:space="preserve">Check the battery status of the RFID scanner by checking the battery status LED. </w:t>
      </w:r>
    </w:p>
    <w:p w14:paraId="470544F2" w14:textId="20A5352F" w:rsidR="001C7D42" w:rsidRDefault="001C7D42" w:rsidP="00E36979">
      <w:pPr>
        <w:pStyle w:val="ListParagraph"/>
        <w:numPr>
          <w:ilvl w:val="1"/>
          <w:numId w:val="20"/>
        </w:numPr>
        <w:rPr>
          <w:lang w:val="en-US"/>
        </w:rPr>
      </w:pPr>
      <w:r>
        <w:rPr>
          <w:lang w:val="en-US"/>
        </w:rPr>
        <w:t>Green indicates sufficient battery.</w:t>
      </w:r>
    </w:p>
    <w:p w14:paraId="0C3FE9EB" w14:textId="7581CE50" w:rsidR="001C7D42" w:rsidRDefault="001C7D42" w:rsidP="00E36979">
      <w:pPr>
        <w:pStyle w:val="ListParagraph"/>
        <w:numPr>
          <w:ilvl w:val="1"/>
          <w:numId w:val="20"/>
        </w:numPr>
        <w:rPr>
          <w:lang w:val="en-US"/>
        </w:rPr>
      </w:pPr>
      <w:r>
        <w:rPr>
          <w:lang w:val="en-US"/>
        </w:rPr>
        <w:t>Orange indicates a moderate amount of battery.</w:t>
      </w:r>
    </w:p>
    <w:p w14:paraId="1641163F" w14:textId="47963386" w:rsidR="001C7D42" w:rsidRDefault="001C7D42" w:rsidP="00E36979">
      <w:pPr>
        <w:pStyle w:val="ListParagraph"/>
        <w:numPr>
          <w:ilvl w:val="1"/>
          <w:numId w:val="20"/>
        </w:numPr>
        <w:rPr>
          <w:lang w:val="en-US"/>
        </w:rPr>
      </w:pPr>
      <w:r>
        <w:rPr>
          <w:lang w:val="en-US"/>
        </w:rPr>
        <w:t>Red indicates low battery.</w:t>
      </w:r>
    </w:p>
    <w:p w14:paraId="18DCB8EA" w14:textId="02D6D6A0" w:rsidR="001C7D42" w:rsidRDefault="001C7D42" w:rsidP="00E36979">
      <w:pPr>
        <w:pStyle w:val="ListParagraph"/>
        <w:numPr>
          <w:ilvl w:val="1"/>
          <w:numId w:val="20"/>
        </w:numPr>
        <w:rPr>
          <w:lang w:val="en-US"/>
        </w:rPr>
      </w:pPr>
      <w:r>
        <w:rPr>
          <w:lang w:val="en-US"/>
        </w:rPr>
        <w:t>Blank indicates</w:t>
      </w:r>
      <w:r w:rsidR="00860650">
        <w:rPr>
          <w:lang w:val="en-US"/>
        </w:rPr>
        <w:t xml:space="preserve"> no</w:t>
      </w:r>
      <w:r>
        <w:rPr>
          <w:lang w:val="en-US"/>
        </w:rPr>
        <w:t xml:space="preserve"> battery.</w:t>
      </w:r>
    </w:p>
    <w:p w14:paraId="7559ADB3" w14:textId="77777777" w:rsidR="001C7D42" w:rsidRDefault="001C7D42" w:rsidP="001C7D42">
      <w:pPr>
        <w:ind w:left="1080"/>
        <w:rPr>
          <w:lang w:val="en-US"/>
        </w:rPr>
      </w:pPr>
    </w:p>
    <w:p w14:paraId="67E41DDA" w14:textId="6D6C02F7" w:rsidR="00620050" w:rsidRDefault="00620050" w:rsidP="00620050">
      <w:pPr>
        <w:ind w:left="1080"/>
        <w:jc w:val="center"/>
      </w:pPr>
      <w:r>
        <w:rPr>
          <w:noProof/>
        </w:rPr>
        <mc:AlternateContent>
          <mc:Choice Requires="wps">
            <w:drawing>
              <wp:anchor distT="0" distB="0" distL="114300" distR="114300" simplePos="0" relativeHeight="251664384" behindDoc="0" locked="0" layoutInCell="1" allowOverlap="1" wp14:anchorId="63BAA2CF" wp14:editId="112647AB">
                <wp:simplePos x="0" y="0"/>
                <wp:positionH relativeFrom="column">
                  <wp:posOffset>3632200</wp:posOffset>
                </wp:positionH>
                <wp:positionV relativeFrom="paragraph">
                  <wp:posOffset>704850</wp:posOffset>
                </wp:positionV>
                <wp:extent cx="685800" cy="571500"/>
                <wp:effectExtent l="12700" t="12700" r="25400" b="25400"/>
                <wp:wrapNone/>
                <wp:docPr id="139898230" name="Rectangle 6"/>
                <wp:cNvGraphicFramePr/>
                <a:graphic xmlns:a="http://schemas.openxmlformats.org/drawingml/2006/main">
                  <a:graphicData uri="http://schemas.microsoft.com/office/word/2010/wordprocessingShape">
                    <wps:wsp>
                      <wps:cNvSpPr/>
                      <wps:spPr>
                        <a:xfrm>
                          <a:off x="0" y="0"/>
                          <a:ext cx="685800" cy="5715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50038" id="Rectangle 6" o:spid="_x0000_s1026" style="position:absolute;margin-left:286pt;margin-top:55.5pt;width:54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" filled="f" strokecolor="red" strokeweight="3pt"/>
            </w:pict>
          </mc:Fallback>
        </mc:AlternateContent>
      </w:r>
      <w:r>
        <w:fldChar w:fldCharType="begin"/>
      </w:r>
      <w:r>
        <w:instrText xml:space="preserve"> INCLUDEPICTURE "/Users/hryu2020/Library/Group Containers/UBF8T346G9.ms/WebArchiveCopyPasteTempFiles/com.microsoft.Word/Zebra_RFD40_Standard_UHF_RFID_Sled__21363.1625969937.jpg?c=2" \* MERGEFORMATINET </w:instrText>
      </w:r>
      <w:r>
        <w:fldChar w:fldCharType="separate"/>
      </w:r>
      <w:r>
        <w:rPr>
          <w:noProof/>
        </w:rPr>
        <w:drawing>
          <wp:inline distT="0" distB="0" distL="0" distR="0" wp14:anchorId="09481687" wp14:editId="0F591AEC">
            <wp:extent cx="2832100" cy="3081782"/>
            <wp:effectExtent l="0" t="0" r="0" b="4445"/>
            <wp:docPr id="2108604535" name="Picture 5" descr="Zebra RFD40 Standard UHF RFID 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ebra RFD40 Standard UHF RFID Sl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602" cy="3166116"/>
                    </a:xfrm>
                    <a:prstGeom prst="rect">
                      <a:avLst/>
                    </a:prstGeom>
                    <a:noFill/>
                    <a:ln>
                      <a:noFill/>
                    </a:ln>
                  </pic:spPr>
                </pic:pic>
              </a:graphicData>
            </a:graphic>
          </wp:inline>
        </w:drawing>
      </w:r>
      <w:r>
        <w:fldChar w:fldCharType="end"/>
      </w:r>
    </w:p>
    <w:p w14:paraId="2058A323" w14:textId="4DD92E4D" w:rsidR="00620050" w:rsidRDefault="00620050" w:rsidP="00620050">
      <w:pPr>
        <w:ind w:left="1080"/>
        <w:jc w:val="center"/>
        <w:rPr>
          <w:lang w:val="en-US"/>
        </w:rPr>
      </w:pPr>
      <w:r>
        <w:t xml:space="preserve">Figure </w:t>
      </w:r>
      <w:r w:rsidR="00612129">
        <w:t>6</w:t>
      </w:r>
      <w:r>
        <w:t>: Zebra RFD40 Scanner Battery Status LED</w:t>
      </w:r>
    </w:p>
    <w:p w14:paraId="0F9494D4" w14:textId="0F70300C" w:rsidR="001C7D42" w:rsidRDefault="001C7D42" w:rsidP="00E36979">
      <w:pPr>
        <w:pStyle w:val="ListParagraph"/>
        <w:numPr>
          <w:ilvl w:val="0"/>
          <w:numId w:val="20"/>
        </w:numPr>
        <w:rPr>
          <w:lang w:val="en-US"/>
        </w:rPr>
      </w:pPr>
      <w:r>
        <w:rPr>
          <w:lang w:val="en-US"/>
        </w:rPr>
        <w:t>When the battery is green, but it is still not working.</w:t>
      </w:r>
    </w:p>
    <w:p w14:paraId="2ED68491" w14:textId="1A04C9A0" w:rsidR="001C7D42" w:rsidRDefault="001C7D42" w:rsidP="001C7D42">
      <w:pPr>
        <w:pStyle w:val="ListParagraph"/>
        <w:rPr>
          <w:lang w:val="en-US"/>
        </w:rPr>
      </w:pPr>
      <w:r>
        <w:rPr>
          <w:lang w:val="en-US"/>
        </w:rPr>
        <w:t>Solution 1: Exit the application and re-enter.</w:t>
      </w:r>
    </w:p>
    <w:p w14:paraId="25D90113" w14:textId="0DE03F56" w:rsidR="007D7CDC" w:rsidRDefault="001C7D42" w:rsidP="007D7CDC">
      <w:pPr>
        <w:pStyle w:val="ListParagraph"/>
        <w:rPr>
          <w:lang w:val="en-US"/>
        </w:rPr>
      </w:pPr>
      <w:r>
        <w:rPr>
          <w:lang w:val="en-US"/>
        </w:rPr>
        <w:t>Solution 2: Reinsert the battery of the sensor.</w:t>
      </w:r>
    </w:p>
    <w:p w14:paraId="1278CA6E" w14:textId="77777777" w:rsidR="007D7CDC" w:rsidRDefault="007D7CDC" w:rsidP="007D7CDC">
      <w:pPr>
        <w:pStyle w:val="ListParagraph"/>
        <w:rPr>
          <w:lang w:val="en-US"/>
        </w:rPr>
      </w:pPr>
    </w:p>
    <w:p w14:paraId="7B8B1FFC" w14:textId="77777777" w:rsidR="007D7CDC" w:rsidRDefault="007D7CDC" w:rsidP="007D7CDC">
      <w:pPr>
        <w:pStyle w:val="ListParagraph"/>
        <w:rPr>
          <w:lang w:val="en-US"/>
        </w:rPr>
      </w:pPr>
    </w:p>
    <w:p w14:paraId="34C14779" w14:textId="77777777" w:rsidR="007D7CDC" w:rsidRDefault="007D7CDC" w:rsidP="007D7CDC">
      <w:pPr>
        <w:pStyle w:val="ListParagraph"/>
        <w:rPr>
          <w:lang w:val="en-US"/>
        </w:rPr>
      </w:pPr>
    </w:p>
    <w:p w14:paraId="0CB9C194" w14:textId="77777777" w:rsidR="007D7CDC" w:rsidRDefault="007D7CDC" w:rsidP="00860650">
      <w:pPr>
        <w:pStyle w:val="Heading1"/>
        <w:rPr>
          <w:lang w:val="en-US"/>
        </w:rPr>
      </w:pPr>
    </w:p>
    <w:p w14:paraId="644BDB95" w14:textId="77777777" w:rsidR="007D7CDC" w:rsidRDefault="007D7CDC" w:rsidP="007D7CDC">
      <w:pPr>
        <w:rPr>
          <w:lang w:val="en-US"/>
        </w:rPr>
      </w:pPr>
    </w:p>
    <w:p w14:paraId="520F9DF5" w14:textId="77777777" w:rsidR="007D7CDC" w:rsidRDefault="007D7CDC" w:rsidP="007D7CDC">
      <w:pPr>
        <w:rPr>
          <w:lang w:val="en-US"/>
        </w:rPr>
      </w:pPr>
    </w:p>
    <w:p w14:paraId="391CC0EA" w14:textId="77777777" w:rsidR="007D7CDC" w:rsidRDefault="007D7CDC" w:rsidP="007D7CDC">
      <w:pPr>
        <w:rPr>
          <w:lang w:val="en-US"/>
        </w:rPr>
      </w:pPr>
    </w:p>
    <w:p w14:paraId="66AA5AC6" w14:textId="77777777" w:rsidR="007D7CDC" w:rsidRDefault="007D7CDC" w:rsidP="007D7CDC">
      <w:pPr>
        <w:rPr>
          <w:lang w:val="en-US"/>
        </w:rPr>
      </w:pPr>
    </w:p>
    <w:p w14:paraId="2FA139B2" w14:textId="77777777" w:rsidR="007D7CDC" w:rsidRDefault="007D7CDC" w:rsidP="007D7CDC">
      <w:pPr>
        <w:rPr>
          <w:lang w:val="en-US"/>
        </w:rPr>
      </w:pPr>
    </w:p>
    <w:p w14:paraId="45B22796" w14:textId="77777777" w:rsidR="007D7CDC" w:rsidRDefault="007D7CDC" w:rsidP="007D7CDC">
      <w:pPr>
        <w:rPr>
          <w:lang w:val="en-US"/>
        </w:rPr>
      </w:pPr>
    </w:p>
    <w:p w14:paraId="0B8BEEA7" w14:textId="77777777" w:rsidR="007D7CDC" w:rsidRDefault="007D7CDC" w:rsidP="007D7CDC">
      <w:pPr>
        <w:rPr>
          <w:lang w:val="en-US"/>
        </w:rPr>
      </w:pPr>
    </w:p>
    <w:p w14:paraId="04FA74C0" w14:textId="77777777" w:rsidR="007D7CDC" w:rsidRDefault="007D7CDC" w:rsidP="007D7CDC">
      <w:pPr>
        <w:rPr>
          <w:lang w:val="en-US"/>
        </w:rPr>
      </w:pPr>
    </w:p>
    <w:p w14:paraId="7E87DEAD" w14:textId="77777777" w:rsidR="007D7CDC" w:rsidRDefault="007D7CDC" w:rsidP="007D7CDC">
      <w:pPr>
        <w:rPr>
          <w:lang w:val="en-US"/>
        </w:rPr>
      </w:pPr>
    </w:p>
    <w:p w14:paraId="66418140" w14:textId="77777777" w:rsidR="007D7CDC" w:rsidRDefault="007D7CDC" w:rsidP="007D7CDC">
      <w:pPr>
        <w:rPr>
          <w:lang w:val="en-US"/>
        </w:rPr>
      </w:pPr>
    </w:p>
    <w:p w14:paraId="2C523266" w14:textId="77777777" w:rsidR="007D7CDC" w:rsidRDefault="007D7CDC" w:rsidP="007D7CDC">
      <w:pPr>
        <w:rPr>
          <w:lang w:val="en-US"/>
        </w:rPr>
      </w:pPr>
    </w:p>
    <w:p w14:paraId="0DE4DFFC" w14:textId="77777777" w:rsidR="007D7CDC" w:rsidRDefault="007D7CDC" w:rsidP="007D7CDC">
      <w:pPr>
        <w:rPr>
          <w:lang w:val="en-US"/>
        </w:rPr>
      </w:pPr>
    </w:p>
    <w:p w14:paraId="34AB3EC2" w14:textId="77777777" w:rsidR="00E36979" w:rsidRDefault="00E36979" w:rsidP="007D7CDC">
      <w:pPr>
        <w:rPr>
          <w:lang w:val="en-US"/>
        </w:rPr>
      </w:pPr>
    </w:p>
    <w:p w14:paraId="3BB4FDAD" w14:textId="77777777" w:rsidR="00E36979" w:rsidRDefault="00E36979" w:rsidP="007D7CDC">
      <w:pPr>
        <w:rPr>
          <w:lang w:val="en-US"/>
        </w:rPr>
      </w:pPr>
    </w:p>
    <w:p w14:paraId="7B683169" w14:textId="77777777" w:rsidR="00E36979" w:rsidRDefault="00E36979" w:rsidP="007D7CDC">
      <w:pPr>
        <w:rPr>
          <w:lang w:val="en-US"/>
        </w:rPr>
      </w:pPr>
    </w:p>
    <w:p w14:paraId="164325F7" w14:textId="77777777" w:rsidR="00E36979" w:rsidRDefault="00E36979" w:rsidP="007D7CDC">
      <w:pPr>
        <w:rPr>
          <w:lang w:val="en-US"/>
        </w:rPr>
      </w:pPr>
    </w:p>
    <w:p w14:paraId="27CCAF53" w14:textId="77777777" w:rsidR="00E36979" w:rsidRDefault="00E36979" w:rsidP="007D7CDC">
      <w:pPr>
        <w:rPr>
          <w:lang w:val="en-US"/>
        </w:rPr>
      </w:pPr>
    </w:p>
    <w:p w14:paraId="1D77E39E" w14:textId="77777777" w:rsidR="00E36979" w:rsidRDefault="00E36979" w:rsidP="007D7CDC">
      <w:pPr>
        <w:rPr>
          <w:lang w:val="en-US"/>
        </w:rPr>
      </w:pPr>
    </w:p>
    <w:p w14:paraId="3C82ABDF" w14:textId="77777777" w:rsidR="007D7CDC" w:rsidRDefault="007D7CDC" w:rsidP="007D7CDC">
      <w:pPr>
        <w:rPr>
          <w:lang w:val="en-US"/>
        </w:rPr>
      </w:pPr>
    </w:p>
    <w:p w14:paraId="7EB57B6E" w14:textId="5CD6EFCA" w:rsidR="002D43A3" w:rsidRDefault="002D43A3" w:rsidP="00E36979">
      <w:pPr>
        <w:pStyle w:val="Heading1"/>
        <w:numPr>
          <w:ilvl w:val="0"/>
          <w:numId w:val="7"/>
        </w:numPr>
        <w:rPr>
          <w:lang w:val="en-US"/>
        </w:rPr>
      </w:pPr>
      <w:bookmarkStart w:id="9" w:name="_Toc152841979"/>
      <w:r>
        <w:rPr>
          <w:lang w:val="en-US"/>
        </w:rPr>
        <w:lastRenderedPageBreak/>
        <w:t>SATO Printer Graphical User Interface</w:t>
      </w:r>
      <w:bookmarkEnd w:id="9"/>
    </w:p>
    <w:p w14:paraId="4C69A95B" w14:textId="77777777" w:rsidR="002D43A3" w:rsidRDefault="002D43A3" w:rsidP="002D43A3">
      <w:pPr>
        <w:rPr>
          <w:lang w:val="en-US"/>
        </w:rPr>
      </w:pPr>
    </w:p>
    <w:p w14:paraId="1B04F39C" w14:textId="18A43200" w:rsidR="002D43A3" w:rsidRDefault="002D43A3" w:rsidP="002D43A3">
      <w:pPr>
        <w:rPr>
          <w:lang w:val="en-US"/>
        </w:rPr>
      </w:pPr>
      <w:r>
        <w:rPr>
          <w:lang w:val="en-US"/>
        </w:rPr>
        <w:t xml:space="preserve">SATO Printer Graphical User Interface </w:t>
      </w:r>
      <w:r w:rsidR="00B30924">
        <w:rPr>
          <w:lang w:val="en-US"/>
        </w:rPr>
        <w:t xml:space="preserve">helps to streamline the asset tracking process by </w:t>
      </w:r>
      <w:r>
        <w:rPr>
          <w:lang w:val="en-US"/>
        </w:rPr>
        <w:t>allow</w:t>
      </w:r>
      <w:r w:rsidR="00B30924">
        <w:rPr>
          <w:lang w:val="en-US"/>
        </w:rPr>
        <w:t>ing</w:t>
      </w:r>
      <w:r>
        <w:rPr>
          <w:lang w:val="en-US"/>
        </w:rPr>
        <w:t xml:space="preserve"> users to input a work ID, print and write the encoded string </w:t>
      </w:r>
      <w:r w:rsidR="00B30924">
        <w:rPr>
          <w:lang w:val="en-US"/>
        </w:rPr>
        <w:t>i</w:t>
      </w:r>
      <w:r>
        <w:rPr>
          <w:lang w:val="en-US"/>
        </w:rPr>
        <w:t>nto the tag</w:t>
      </w:r>
      <w:r w:rsidR="00B30924">
        <w:rPr>
          <w:lang w:val="en-US"/>
        </w:rPr>
        <w:t xml:space="preserve">. This feature eliminates the need to know its unique tag ID, improving the efficiency of the process. </w:t>
      </w:r>
      <w:r>
        <w:rPr>
          <w:lang w:val="en-US"/>
        </w:rPr>
        <w:t>By simplifying the identification process, the SATO Printer GUI contributes</w:t>
      </w:r>
      <w:r w:rsidR="00B30924">
        <w:rPr>
          <w:lang w:val="en-US"/>
        </w:rPr>
        <w:t xml:space="preserve"> to</w:t>
      </w:r>
      <w:r>
        <w:rPr>
          <w:lang w:val="en-US"/>
        </w:rPr>
        <w:t xml:space="preserve"> a</w:t>
      </w:r>
      <w:r w:rsidR="00B30924">
        <w:rPr>
          <w:lang w:val="en-US"/>
        </w:rPr>
        <w:t>n</w:t>
      </w:r>
      <w:r>
        <w:rPr>
          <w:lang w:val="en-US"/>
        </w:rPr>
        <w:t xml:space="preserve"> expedited asset tracking </w:t>
      </w:r>
      <w:r w:rsidR="00B30924">
        <w:rPr>
          <w:lang w:val="en-US"/>
        </w:rPr>
        <w:t>experience.</w:t>
      </w:r>
    </w:p>
    <w:p w14:paraId="018A8F1F" w14:textId="77777777" w:rsidR="002D43A3" w:rsidRPr="002D43A3" w:rsidRDefault="002D43A3" w:rsidP="002D43A3">
      <w:pPr>
        <w:rPr>
          <w:lang w:val="en-US"/>
        </w:rPr>
      </w:pPr>
    </w:p>
    <w:p w14:paraId="18B05D3F" w14:textId="09799DCC" w:rsidR="00860650" w:rsidRDefault="00860650" w:rsidP="00E36979">
      <w:pPr>
        <w:pStyle w:val="Heading2"/>
        <w:numPr>
          <w:ilvl w:val="1"/>
          <w:numId w:val="25"/>
        </w:numPr>
        <w:rPr>
          <w:lang w:val="en-US"/>
        </w:rPr>
      </w:pPr>
      <w:bookmarkStart w:id="10" w:name="_Toc152841980"/>
      <w:r>
        <w:rPr>
          <w:lang w:val="en-US"/>
        </w:rPr>
        <w:t>SATO Printer Graphical User Interface Installation</w:t>
      </w:r>
      <w:bookmarkEnd w:id="10"/>
    </w:p>
    <w:p w14:paraId="5C6F4892" w14:textId="77777777" w:rsidR="00860650" w:rsidRDefault="00860650" w:rsidP="00860650">
      <w:pPr>
        <w:rPr>
          <w:lang w:val="en-US"/>
        </w:rPr>
      </w:pPr>
    </w:p>
    <w:p w14:paraId="15030406" w14:textId="2EEF28D8" w:rsidR="00860650" w:rsidRDefault="00860650" w:rsidP="00E36979">
      <w:pPr>
        <w:pStyle w:val="Heading3"/>
        <w:numPr>
          <w:ilvl w:val="2"/>
          <w:numId w:val="25"/>
        </w:numPr>
        <w:rPr>
          <w:lang w:val="en-US"/>
        </w:rPr>
      </w:pPr>
      <w:bookmarkStart w:id="11" w:name="_Toc152841981"/>
      <w:r>
        <w:rPr>
          <w:lang w:val="en-US"/>
        </w:rPr>
        <w:t>Installation Requirements</w:t>
      </w:r>
      <w:bookmarkEnd w:id="11"/>
    </w:p>
    <w:p w14:paraId="2EB5E263" w14:textId="77777777" w:rsidR="00860650" w:rsidRDefault="00860650" w:rsidP="00860650">
      <w:pPr>
        <w:rPr>
          <w:lang w:val="en-US"/>
        </w:rPr>
      </w:pPr>
    </w:p>
    <w:p w14:paraId="3DE69A2E" w14:textId="0DE6619C" w:rsidR="00860650" w:rsidRDefault="00860650" w:rsidP="00E36979">
      <w:pPr>
        <w:pStyle w:val="Heading4"/>
        <w:numPr>
          <w:ilvl w:val="3"/>
          <w:numId w:val="25"/>
        </w:numPr>
        <w:rPr>
          <w:lang w:val="en-US"/>
        </w:rPr>
      </w:pPr>
      <w:r>
        <w:rPr>
          <w:lang w:val="en-US"/>
        </w:rPr>
        <w:t>Supported Operating Systems:</w:t>
      </w:r>
    </w:p>
    <w:p w14:paraId="03DDF522" w14:textId="77777777" w:rsidR="00860650" w:rsidRDefault="00860650" w:rsidP="00860650">
      <w:pPr>
        <w:rPr>
          <w:lang w:val="en-US"/>
        </w:rPr>
      </w:pPr>
    </w:p>
    <w:p w14:paraId="706E2F15" w14:textId="77777777" w:rsidR="00E36979" w:rsidRDefault="00860650" w:rsidP="00E36979">
      <w:pPr>
        <w:pStyle w:val="ListParagraph"/>
        <w:numPr>
          <w:ilvl w:val="0"/>
          <w:numId w:val="2"/>
        </w:numPr>
        <w:rPr>
          <w:lang w:val="en-US"/>
        </w:rPr>
      </w:pPr>
      <w:r w:rsidRPr="00E36979">
        <w:rPr>
          <w:lang w:val="en-US"/>
        </w:rPr>
        <w:t>Windows 7</w:t>
      </w:r>
    </w:p>
    <w:p w14:paraId="6BC2FFCA" w14:textId="77777777" w:rsidR="00E36979" w:rsidRDefault="00860650" w:rsidP="00E36979">
      <w:pPr>
        <w:pStyle w:val="ListParagraph"/>
        <w:numPr>
          <w:ilvl w:val="0"/>
          <w:numId w:val="2"/>
        </w:numPr>
        <w:rPr>
          <w:lang w:val="en-US"/>
        </w:rPr>
      </w:pPr>
      <w:r w:rsidRPr="00E36979">
        <w:rPr>
          <w:lang w:val="en-US"/>
        </w:rPr>
        <w:t>Windows 8 and 8.1</w:t>
      </w:r>
    </w:p>
    <w:p w14:paraId="3BB6C868" w14:textId="4C0B6232" w:rsidR="00860650" w:rsidRPr="00E36979" w:rsidRDefault="00860650" w:rsidP="00E36979">
      <w:pPr>
        <w:pStyle w:val="ListParagraph"/>
        <w:numPr>
          <w:ilvl w:val="0"/>
          <w:numId w:val="2"/>
        </w:numPr>
        <w:rPr>
          <w:lang w:val="en-US"/>
        </w:rPr>
      </w:pPr>
      <w:r w:rsidRPr="00E36979">
        <w:rPr>
          <w:lang w:val="en-US"/>
        </w:rPr>
        <w:t>Windows 10</w:t>
      </w:r>
    </w:p>
    <w:p w14:paraId="1F35A027" w14:textId="77777777" w:rsidR="00860650" w:rsidRDefault="00860650" w:rsidP="00860650">
      <w:pPr>
        <w:rPr>
          <w:lang w:val="en-US"/>
        </w:rPr>
      </w:pPr>
    </w:p>
    <w:p w14:paraId="2D182B00" w14:textId="77777777" w:rsidR="00860650" w:rsidRPr="00860650" w:rsidRDefault="00860650" w:rsidP="00860650">
      <w:pPr>
        <w:rPr>
          <w:lang w:val="en-US"/>
        </w:rPr>
      </w:pPr>
    </w:p>
    <w:p w14:paraId="6DA77CE4" w14:textId="2C6AAAB8" w:rsidR="00860650" w:rsidRDefault="00860650" w:rsidP="004E5857">
      <w:pPr>
        <w:pStyle w:val="Heading3"/>
        <w:numPr>
          <w:ilvl w:val="2"/>
          <w:numId w:val="25"/>
        </w:numPr>
        <w:rPr>
          <w:lang w:val="en-US"/>
        </w:rPr>
      </w:pPr>
      <w:bookmarkStart w:id="12" w:name="_Toc152841982"/>
      <w:r>
        <w:rPr>
          <w:lang w:val="en-US"/>
        </w:rPr>
        <w:t>Download</w:t>
      </w:r>
      <w:bookmarkEnd w:id="12"/>
    </w:p>
    <w:p w14:paraId="129B425B" w14:textId="77777777" w:rsidR="00860650" w:rsidRDefault="00860650" w:rsidP="00860650">
      <w:pPr>
        <w:rPr>
          <w:lang w:val="en-US"/>
        </w:rPr>
      </w:pPr>
    </w:p>
    <w:p w14:paraId="02077FB2" w14:textId="77777777" w:rsidR="004E5857" w:rsidRDefault="00AF72C8" w:rsidP="00E36979">
      <w:pPr>
        <w:pStyle w:val="ListParagraph"/>
        <w:numPr>
          <w:ilvl w:val="0"/>
          <w:numId w:val="26"/>
        </w:numPr>
        <w:rPr>
          <w:lang w:val="en-US"/>
        </w:rPr>
      </w:pPr>
      <w:r w:rsidRPr="004E5857">
        <w:rPr>
          <w:lang w:val="en-US"/>
        </w:rPr>
        <w:t xml:space="preserve">Launch the SATONETGUISetup.msi file under </w:t>
      </w:r>
      <w:proofErr w:type="spellStart"/>
      <w:r w:rsidRPr="004E5857">
        <w:rPr>
          <w:lang w:val="en-US"/>
        </w:rPr>
        <w:t>SATONETGUISetup</w:t>
      </w:r>
      <w:proofErr w:type="spellEnd"/>
      <w:r w:rsidRPr="004E5857">
        <w:rPr>
          <w:lang w:val="en-US"/>
        </w:rPr>
        <w:t>/Release folder to initiate the installation process.</w:t>
      </w:r>
    </w:p>
    <w:p w14:paraId="4326D99F" w14:textId="6CDD54B4" w:rsidR="00AF72C8" w:rsidRPr="004E5857" w:rsidRDefault="00AF72C8" w:rsidP="00E36979">
      <w:pPr>
        <w:pStyle w:val="ListParagraph"/>
        <w:numPr>
          <w:ilvl w:val="0"/>
          <w:numId w:val="26"/>
        </w:numPr>
        <w:rPr>
          <w:lang w:val="en-US"/>
        </w:rPr>
      </w:pPr>
      <w:r w:rsidRPr="004E5857">
        <w:rPr>
          <w:lang w:val="en-US"/>
        </w:rPr>
        <w:t>Press “Install” once installation prompt appears.</w:t>
      </w:r>
    </w:p>
    <w:p w14:paraId="3A04753E" w14:textId="77777777" w:rsidR="00AF72C8" w:rsidRDefault="00AF72C8" w:rsidP="00AF72C8">
      <w:pPr>
        <w:rPr>
          <w:lang w:val="en-US"/>
        </w:rPr>
      </w:pPr>
    </w:p>
    <w:p w14:paraId="507D19A0" w14:textId="16D70EF7" w:rsidR="00AF72C8" w:rsidRDefault="00AF72C8" w:rsidP="004E5857">
      <w:pPr>
        <w:pStyle w:val="Heading2"/>
        <w:numPr>
          <w:ilvl w:val="1"/>
          <w:numId w:val="25"/>
        </w:numPr>
        <w:rPr>
          <w:lang w:val="en-US"/>
        </w:rPr>
      </w:pPr>
      <w:bookmarkStart w:id="13" w:name="_Toc152841983"/>
      <w:r>
        <w:rPr>
          <w:lang w:val="en-US"/>
        </w:rPr>
        <w:t>SATO Printer Graphical User Interface Usage Guide</w:t>
      </w:r>
      <w:bookmarkEnd w:id="13"/>
    </w:p>
    <w:p w14:paraId="2E634250" w14:textId="77777777" w:rsidR="00AF72C8" w:rsidRDefault="00AF72C8" w:rsidP="00AF72C8">
      <w:pPr>
        <w:rPr>
          <w:lang w:val="en-US"/>
        </w:rPr>
      </w:pPr>
    </w:p>
    <w:p w14:paraId="580BD584" w14:textId="518C7B62" w:rsidR="00AF72C8" w:rsidRDefault="00AF72C8" w:rsidP="004E5857">
      <w:pPr>
        <w:pStyle w:val="Heading3"/>
        <w:numPr>
          <w:ilvl w:val="2"/>
          <w:numId w:val="25"/>
        </w:numPr>
        <w:rPr>
          <w:lang w:val="en-US"/>
        </w:rPr>
      </w:pPr>
      <w:bookmarkStart w:id="14" w:name="_Toc152841984"/>
      <w:r>
        <w:rPr>
          <w:lang w:val="en-US"/>
        </w:rPr>
        <w:t>Features</w:t>
      </w:r>
      <w:bookmarkEnd w:id="14"/>
    </w:p>
    <w:p w14:paraId="4DDCFF14" w14:textId="77777777" w:rsidR="00AF72C8" w:rsidRDefault="00AF72C8" w:rsidP="00AF72C8">
      <w:pPr>
        <w:rPr>
          <w:lang w:val="en-US"/>
        </w:rPr>
      </w:pPr>
    </w:p>
    <w:p w14:paraId="4FBC92DC" w14:textId="77A8078C" w:rsidR="00AF72C8" w:rsidRDefault="00AF72C8" w:rsidP="004E5857">
      <w:pPr>
        <w:pStyle w:val="Heading4"/>
        <w:numPr>
          <w:ilvl w:val="3"/>
          <w:numId w:val="25"/>
        </w:numPr>
        <w:rPr>
          <w:lang w:val="en-US"/>
        </w:rPr>
      </w:pPr>
      <w:r>
        <w:rPr>
          <w:lang w:val="en-US"/>
        </w:rPr>
        <w:t>Printing RFID Tag</w:t>
      </w:r>
    </w:p>
    <w:p w14:paraId="3A8BF846" w14:textId="77777777" w:rsidR="00AF72C8" w:rsidRDefault="00AF72C8" w:rsidP="00AF72C8">
      <w:pPr>
        <w:rPr>
          <w:lang w:val="en-US"/>
        </w:rPr>
      </w:pPr>
    </w:p>
    <w:p w14:paraId="08448154" w14:textId="0AF7BC41" w:rsidR="00AF72C8" w:rsidRDefault="00AF72C8" w:rsidP="00AF72C8">
      <w:pPr>
        <w:pStyle w:val="ListParagraph"/>
        <w:numPr>
          <w:ilvl w:val="0"/>
          <w:numId w:val="11"/>
        </w:numPr>
        <w:rPr>
          <w:lang w:val="en-US"/>
        </w:rPr>
      </w:pPr>
      <w:r>
        <w:rPr>
          <w:lang w:val="en-US"/>
        </w:rPr>
        <w:t>Ensure that</w:t>
      </w:r>
      <w:r w:rsidR="00620050">
        <w:rPr>
          <w:lang w:val="en-US"/>
        </w:rPr>
        <w:t xml:space="preserve"> the</w:t>
      </w:r>
      <w:r>
        <w:rPr>
          <w:lang w:val="en-US"/>
        </w:rPr>
        <w:t xml:space="preserve"> SATO Printer USB cable is connected to the computer.</w:t>
      </w:r>
    </w:p>
    <w:p w14:paraId="596AC44C" w14:textId="2A940D9F" w:rsidR="00EA67B9" w:rsidRDefault="00EA67B9" w:rsidP="00EA67B9">
      <w:pPr>
        <w:pStyle w:val="ListParagraph"/>
        <w:numPr>
          <w:ilvl w:val="0"/>
          <w:numId w:val="11"/>
        </w:numPr>
        <w:rPr>
          <w:lang w:val="en-US"/>
        </w:rPr>
      </w:pPr>
      <w:r>
        <w:rPr>
          <w:lang w:val="en-US"/>
        </w:rPr>
        <w:t xml:space="preserve">Insert the work id into the work id textbox and press </w:t>
      </w:r>
      <w:r w:rsidR="00620050">
        <w:rPr>
          <w:lang w:val="en-US"/>
        </w:rPr>
        <w:t xml:space="preserve">the </w:t>
      </w:r>
      <w:r>
        <w:rPr>
          <w:lang w:val="en-US"/>
        </w:rPr>
        <w:t>enter key</w:t>
      </w:r>
      <w:r w:rsidR="00620050">
        <w:rPr>
          <w:lang w:val="en-US"/>
        </w:rPr>
        <w:t xml:space="preserve"> on the keyboard</w:t>
      </w:r>
      <w:r>
        <w:rPr>
          <w:lang w:val="en-US"/>
        </w:rPr>
        <w:t>.</w:t>
      </w:r>
    </w:p>
    <w:p w14:paraId="42A47797" w14:textId="77777777" w:rsidR="00EA67B9" w:rsidRDefault="00EA67B9" w:rsidP="00EA67B9">
      <w:pPr>
        <w:pStyle w:val="ListParagraph"/>
        <w:rPr>
          <w:lang w:val="en-US"/>
        </w:rPr>
      </w:pPr>
    </w:p>
    <w:p w14:paraId="626D8F54" w14:textId="1EC3D8E6" w:rsidR="00EA67B9" w:rsidRDefault="00EA67B9" w:rsidP="00E05E1E">
      <w:pPr>
        <w:pStyle w:val="Heading4"/>
        <w:numPr>
          <w:ilvl w:val="3"/>
          <w:numId w:val="11"/>
        </w:numPr>
        <w:rPr>
          <w:lang w:val="en-US"/>
        </w:rPr>
      </w:pPr>
      <w:r>
        <w:rPr>
          <w:lang w:val="en-US"/>
        </w:rPr>
        <w:t>Clear Work ID Insert text field</w:t>
      </w:r>
    </w:p>
    <w:p w14:paraId="19B9A689" w14:textId="77777777" w:rsidR="00EA67B9" w:rsidRDefault="00EA67B9" w:rsidP="00EA67B9">
      <w:pPr>
        <w:rPr>
          <w:lang w:val="en-US"/>
        </w:rPr>
      </w:pPr>
    </w:p>
    <w:p w14:paraId="7B7F307F" w14:textId="75234C56" w:rsidR="00EA67B9" w:rsidRDefault="00EA67B9" w:rsidP="00EA67B9">
      <w:pPr>
        <w:pStyle w:val="ListParagraph"/>
        <w:numPr>
          <w:ilvl w:val="0"/>
          <w:numId w:val="12"/>
        </w:numPr>
        <w:rPr>
          <w:lang w:val="en-US"/>
        </w:rPr>
      </w:pPr>
      <w:r>
        <w:rPr>
          <w:lang w:val="en-US"/>
        </w:rPr>
        <w:t>Click on the “Clear” button to clear the text on the work id text input field.</w:t>
      </w:r>
    </w:p>
    <w:p w14:paraId="30D5923E" w14:textId="77777777" w:rsidR="007E6A15" w:rsidRDefault="007E6A15" w:rsidP="007E6A15">
      <w:pPr>
        <w:rPr>
          <w:lang w:val="en-US"/>
        </w:rPr>
      </w:pPr>
    </w:p>
    <w:p w14:paraId="7B04138B" w14:textId="77777777" w:rsidR="007E6A15" w:rsidRDefault="007E6A15" w:rsidP="007E6A15">
      <w:pPr>
        <w:rPr>
          <w:lang w:val="en-US"/>
        </w:rPr>
      </w:pPr>
    </w:p>
    <w:p w14:paraId="3DDC398A" w14:textId="77777777" w:rsidR="007E6A15" w:rsidRDefault="007E6A15" w:rsidP="007E6A15">
      <w:pPr>
        <w:rPr>
          <w:lang w:val="en-US"/>
        </w:rPr>
      </w:pPr>
    </w:p>
    <w:p w14:paraId="1CBEACC8" w14:textId="77777777" w:rsidR="007E6A15" w:rsidRDefault="007E6A15" w:rsidP="007E6A15">
      <w:pPr>
        <w:rPr>
          <w:lang w:val="en-US"/>
        </w:rPr>
      </w:pPr>
    </w:p>
    <w:p w14:paraId="7C5DB468" w14:textId="77777777" w:rsidR="007E6A15" w:rsidRDefault="007E6A15" w:rsidP="007E6A15">
      <w:pPr>
        <w:rPr>
          <w:lang w:val="en-US"/>
        </w:rPr>
      </w:pPr>
    </w:p>
    <w:p w14:paraId="4EA552B2" w14:textId="77777777" w:rsidR="007E6A15" w:rsidRDefault="007E6A15" w:rsidP="007E6A15">
      <w:pPr>
        <w:rPr>
          <w:lang w:val="en-US"/>
        </w:rPr>
      </w:pPr>
    </w:p>
    <w:p w14:paraId="553AEE0E" w14:textId="14594A63" w:rsidR="007E6A15" w:rsidRDefault="005E40A1" w:rsidP="005E40A1">
      <w:pPr>
        <w:jc w:val="center"/>
        <w:rPr>
          <w:lang w:val="en-US"/>
        </w:rPr>
      </w:pPr>
      <w:r>
        <w:rPr>
          <w:noProof/>
          <w:lang w:val="en-US"/>
        </w:rPr>
        <w:lastRenderedPageBreak/>
        <mc:AlternateContent>
          <mc:Choice Requires="wps">
            <w:drawing>
              <wp:anchor distT="0" distB="0" distL="114300" distR="114300" simplePos="0" relativeHeight="251669504" behindDoc="0" locked="0" layoutInCell="1" allowOverlap="1" wp14:anchorId="4087678B" wp14:editId="787FE8E0">
                <wp:simplePos x="0" y="0"/>
                <wp:positionH relativeFrom="column">
                  <wp:posOffset>2159000</wp:posOffset>
                </wp:positionH>
                <wp:positionV relativeFrom="paragraph">
                  <wp:posOffset>1685290</wp:posOffset>
                </wp:positionV>
                <wp:extent cx="1422400" cy="292100"/>
                <wp:effectExtent l="12700" t="12700" r="25400" b="25400"/>
                <wp:wrapNone/>
                <wp:docPr id="706041865" name="Rectangle 10"/>
                <wp:cNvGraphicFramePr/>
                <a:graphic xmlns:a="http://schemas.openxmlformats.org/drawingml/2006/main">
                  <a:graphicData uri="http://schemas.microsoft.com/office/word/2010/wordprocessingShape">
                    <wps:wsp>
                      <wps:cNvSpPr/>
                      <wps:spPr>
                        <a:xfrm>
                          <a:off x="0" y="0"/>
                          <a:ext cx="1422400" cy="2921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3FBDB" id="Rectangle 10" o:spid="_x0000_s1026" style="position:absolute;margin-left:170pt;margin-top:132.7pt;width:112pt;height:2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" filled="f" strokecolor="red" strokeweight="3pt"/>
            </w:pict>
          </mc:Fallback>
        </mc:AlternateContent>
      </w:r>
      <w:r>
        <w:rPr>
          <w:noProof/>
          <w:lang w:val="en-US"/>
        </w:rPr>
        <w:drawing>
          <wp:inline distT="0" distB="0" distL="0" distR="0" wp14:anchorId="0086CAB0" wp14:editId="6864D1B0">
            <wp:extent cx="4991100" cy="3797300"/>
            <wp:effectExtent l="0" t="0" r="0" b="0"/>
            <wp:docPr id="3500019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1931"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91100" cy="3797300"/>
                    </a:xfrm>
                    <a:prstGeom prst="rect">
                      <a:avLst/>
                    </a:prstGeom>
                  </pic:spPr>
                </pic:pic>
              </a:graphicData>
            </a:graphic>
          </wp:inline>
        </w:drawing>
      </w:r>
    </w:p>
    <w:p w14:paraId="54C9EB77" w14:textId="37DDFC85" w:rsidR="005E40A1" w:rsidRDefault="005E40A1" w:rsidP="005E40A1">
      <w:pPr>
        <w:jc w:val="center"/>
        <w:rPr>
          <w:lang w:val="en-US"/>
        </w:rPr>
      </w:pPr>
      <w:r>
        <w:rPr>
          <w:lang w:val="en-US"/>
        </w:rPr>
        <w:t>Figure 7. SATO Printer GUI</w:t>
      </w:r>
    </w:p>
    <w:p w14:paraId="289EA596" w14:textId="3C1B3122" w:rsidR="007E6A15" w:rsidRDefault="00612129" w:rsidP="007E6A15">
      <w:pPr>
        <w:rPr>
          <w:lang w:val="en-US"/>
        </w:rPr>
      </w:pPr>
      <w:del w:id="15" w:author="#RYU HYUNSUN#" w:date="2023-12-06T16:25:00Z">
        <w:r w:rsidDel="00612129">
          <w:rPr>
            <w:noProof/>
            <w:lang w:val="en-US"/>
          </w:rPr>
          <w:drawing>
            <wp:inline distT="0" distB="0" distL="0" distR="0" wp14:anchorId="518F8F44" wp14:editId="04CC7CE2">
              <wp:extent cx="5435600" cy="3403600"/>
              <wp:effectExtent l="0" t="0" r="0" b="0"/>
              <wp:docPr id="2020538143" name="Picture 8" descr="A computer screen with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8143" name="Picture 8" descr="A computer screen with a red box&#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5600" cy="3403600"/>
                      </a:xfrm>
                      <a:prstGeom prst="rect">
                        <a:avLst/>
                      </a:prstGeom>
                    </pic:spPr>
                  </pic:pic>
                </a:graphicData>
              </a:graphic>
            </wp:inline>
          </w:drawing>
        </w:r>
      </w:del>
    </w:p>
    <w:p w14:paraId="54350625" w14:textId="77777777" w:rsidR="007E6A15" w:rsidRDefault="007E6A15" w:rsidP="007E6A15">
      <w:pPr>
        <w:rPr>
          <w:lang w:val="en-US"/>
        </w:rPr>
      </w:pPr>
    </w:p>
    <w:p w14:paraId="277D8829" w14:textId="77777777" w:rsidR="005E40A1" w:rsidRDefault="005E40A1" w:rsidP="007E6A15">
      <w:pPr>
        <w:rPr>
          <w:lang w:val="en-US"/>
        </w:rPr>
      </w:pPr>
    </w:p>
    <w:p w14:paraId="0351E220" w14:textId="77777777" w:rsidR="005E40A1" w:rsidRDefault="005E40A1" w:rsidP="007E6A15">
      <w:pPr>
        <w:rPr>
          <w:lang w:val="en-US"/>
        </w:rPr>
      </w:pPr>
    </w:p>
    <w:p w14:paraId="63985E93" w14:textId="77777777" w:rsidR="005E40A1" w:rsidRDefault="005E40A1" w:rsidP="007E6A15">
      <w:pPr>
        <w:rPr>
          <w:lang w:val="en-US"/>
        </w:rPr>
      </w:pPr>
    </w:p>
    <w:p w14:paraId="761A8C4D" w14:textId="77777777" w:rsidR="005E40A1" w:rsidRDefault="005E40A1" w:rsidP="007E6A15">
      <w:pPr>
        <w:rPr>
          <w:lang w:val="en-US"/>
        </w:rPr>
      </w:pPr>
    </w:p>
    <w:p w14:paraId="661597E5" w14:textId="77777777" w:rsidR="005E40A1" w:rsidRDefault="005E40A1" w:rsidP="007E6A15">
      <w:pPr>
        <w:rPr>
          <w:lang w:val="en-US"/>
        </w:rPr>
      </w:pPr>
    </w:p>
    <w:p w14:paraId="0FF16405" w14:textId="77777777" w:rsidR="005E40A1" w:rsidRDefault="005E40A1" w:rsidP="007E6A15">
      <w:pPr>
        <w:rPr>
          <w:lang w:val="en-US"/>
        </w:rPr>
      </w:pPr>
    </w:p>
    <w:p w14:paraId="6F322774" w14:textId="77777777" w:rsidR="005E40A1" w:rsidRDefault="005E40A1" w:rsidP="007E6A15">
      <w:pPr>
        <w:rPr>
          <w:lang w:val="en-US"/>
        </w:rPr>
      </w:pPr>
    </w:p>
    <w:p w14:paraId="4DDC0B9C" w14:textId="77777777" w:rsidR="005E40A1" w:rsidRDefault="005E40A1" w:rsidP="007E6A15">
      <w:pPr>
        <w:rPr>
          <w:lang w:val="en-US"/>
        </w:rPr>
      </w:pPr>
    </w:p>
    <w:p w14:paraId="139FEF7B" w14:textId="77777777" w:rsidR="005E40A1" w:rsidRDefault="005E40A1" w:rsidP="007E6A15">
      <w:pPr>
        <w:rPr>
          <w:lang w:val="en-US"/>
        </w:rPr>
      </w:pPr>
    </w:p>
    <w:p w14:paraId="39D71555" w14:textId="77777777" w:rsidR="005E40A1" w:rsidRDefault="005E40A1" w:rsidP="007E6A15">
      <w:pPr>
        <w:rPr>
          <w:lang w:val="en-US"/>
        </w:rPr>
      </w:pPr>
    </w:p>
    <w:p w14:paraId="0632FB80" w14:textId="77777777" w:rsidR="005E40A1" w:rsidRDefault="005E40A1" w:rsidP="007E6A15">
      <w:pPr>
        <w:rPr>
          <w:lang w:val="en-US"/>
        </w:rPr>
      </w:pPr>
    </w:p>
    <w:p w14:paraId="42C84BA3" w14:textId="77777777" w:rsidR="005E40A1" w:rsidRDefault="005E40A1" w:rsidP="007E6A15">
      <w:pPr>
        <w:rPr>
          <w:lang w:val="en-US"/>
        </w:rPr>
      </w:pPr>
    </w:p>
    <w:p w14:paraId="28C1D489" w14:textId="77777777" w:rsidR="005E40A1" w:rsidRDefault="005E40A1" w:rsidP="007E6A15">
      <w:pPr>
        <w:rPr>
          <w:lang w:val="en-US"/>
        </w:rPr>
      </w:pPr>
    </w:p>
    <w:p w14:paraId="5D4335B8" w14:textId="77777777" w:rsidR="005E40A1" w:rsidRDefault="005E40A1" w:rsidP="007E6A15">
      <w:pPr>
        <w:rPr>
          <w:lang w:val="en-US"/>
        </w:rPr>
      </w:pPr>
    </w:p>
    <w:p w14:paraId="24B2497B" w14:textId="77777777" w:rsidR="005E40A1" w:rsidRDefault="005E40A1" w:rsidP="007E6A15">
      <w:pPr>
        <w:rPr>
          <w:lang w:val="en-US"/>
        </w:rPr>
      </w:pPr>
    </w:p>
    <w:p w14:paraId="77BB750C" w14:textId="77777777" w:rsidR="005E40A1" w:rsidRDefault="005E40A1" w:rsidP="007E6A15">
      <w:pPr>
        <w:rPr>
          <w:lang w:val="en-US"/>
        </w:rPr>
      </w:pPr>
    </w:p>
    <w:p w14:paraId="2367D74E" w14:textId="77777777" w:rsidR="005E40A1" w:rsidRDefault="005E40A1" w:rsidP="007E6A15">
      <w:pPr>
        <w:rPr>
          <w:lang w:val="en-US"/>
        </w:rPr>
      </w:pPr>
    </w:p>
    <w:p w14:paraId="6E4F2E25" w14:textId="77777777" w:rsidR="005E40A1" w:rsidRDefault="005E40A1" w:rsidP="007E6A15">
      <w:pPr>
        <w:rPr>
          <w:lang w:val="en-US"/>
        </w:rPr>
      </w:pPr>
    </w:p>
    <w:p w14:paraId="5D7EDA34" w14:textId="77777777" w:rsidR="005E40A1" w:rsidRDefault="005E40A1" w:rsidP="007E6A15">
      <w:pPr>
        <w:rPr>
          <w:lang w:val="en-US"/>
        </w:rPr>
      </w:pPr>
    </w:p>
    <w:p w14:paraId="06F06894" w14:textId="77777777" w:rsidR="005E40A1" w:rsidRDefault="005E40A1" w:rsidP="007E6A15">
      <w:pPr>
        <w:rPr>
          <w:lang w:val="en-US"/>
        </w:rPr>
      </w:pPr>
    </w:p>
    <w:p w14:paraId="62A40312" w14:textId="77777777" w:rsidR="005E40A1" w:rsidRDefault="005E40A1" w:rsidP="007E6A15">
      <w:pPr>
        <w:rPr>
          <w:lang w:val="en-US"/>
        </w:rPr>
      </w:pPr>
    </w:p>
    <w:p w14:paraId="48CB9586" w14:textId="77777777" w:rsidR="005E40A1" w:rsidRDefault="005E40A1" w:rsidP="007E6A15">
      <w:pPr>
        <w:rPr>
          <w:lang w:val="en-US"/>
        </w:rPr>
      </w:pPr>
    </w:p>
    <w:p w14:paraId="2A16E894" w14:textId="1A2D1CC2" w:rsidR="007E6A15" w:rsidRDefault="007E6A15" w:rsidP="00E05E1E">
      <w:pPr>
        <w:pStyle w:val="Heading1"/>
        <w:numPr>
          <w:ilvl w:val="0"/>
          <w:numId w:val="11"/>
        </w:numPr>
        <w:rPr>
          <w:lang w:val="en-US"/>
        </w:rPr>
      </w:pPr>
      <w:bookmarkStart w:id="16" w:name="_Toc152841985"/>
      <w:r>
        <w:rPr>
          <w:lang w:val="en-US"/>
        </w:rPr>
        <w:lastRenderedPageBreak/>
        <w:t>References</w:t>
      </w:r>
      <w:bookmarkEnd w:id="16"/>
    </w:p>
    <w:p w14:paraId="27D159B7" w14:textId="77777777" w:rsidR="007E6A15" w:rsidRDefault="007E6A15" w:rsidP="007E6A15">
      <w:pPr>
        <w:rPr>
          <w:lang w:val="en-US"/>
        </w:rPr>
      </w:pPr>
    </w:p>
    <w:p w14:paraId="2B64D75A" w14:textId="77777777" w:rsidR="00114C1D" w:rsidRDefault="00114C1D" w:rsidP="00114C1D">
      <w:pPr>
        <w:pStyle w:val="NormalWeb"/>
        <w:spacing w:before="0" w:beforeAutospacing="0" w:after="0" w:afterAutospacing="0" w:line="480" w:lineRule="atLeast"/>
        <w:ind w:left="720" w:hanging="720"/>
        <w:rPr>
          <w:color w:val="000000"/>
        </w:rPr>
      </w:pPr>
      <w:proofErr w:type="spellStart"/>
      <w:r>
        <w:rPr>
          <w:color w:val="000000"/>
        </w:rPr>
        <w:t>atlasRFIDstore</w:t>
      </w:r>
      <w:proofErr w:type="spellEnd"/>
      <w:r>
        <w:rPr>
          <w:color w:val="000000"/>
        </w:rPr>
        <w:t>.</w:t>
      </w:r>
      <w:r>
        <w:rPr>
          <w:rStyle w:val="apple-converted-space"/>
          <w:color w:val="000000"/>
        </w:rPr>
        <w:t> </w:t>
      </w:r>
      <w:r>
        <w:rPr>
          <w:i/>
          <w:iCs/>
          <w:color w:val="000000"/>
        </w:rPr>
        <w:t>Zebra RFD40 Standard UHF RFID Sled</w:t>
      </w:r>
      <w:r>
        <w:rPr>
          <w:color w:val="000000"/>
        </w:rPr>
        <w:t>, cdn11.bigcommerce.com/s-ka7ofex/images/stencil/1280x1280/products/3570/15125/Zebra_RFD40_Standard_UHF_RFID_Sled__21363.1625969937.jpg?c=2.</w:t>
      </w:r>
    </w:p>
    <w:p w14:paraId="26B1E9D5" w14:textId="77777777" w:rsidR="007E6A15" w:rsidRPr="00114C1D" w:rsidRDefault="007E6A15" w:rsidP="007E6A15"/>
    <w:p w14:paraId="5F34F0C5" w14:textId="77777777" w:rsidR="007E6A15" w:rsidRDefault="007E6A15" w:rsidP="007E6A15">
      <w:pPr>
        <w:pStyle w:val="NormalWeb"/>
        <w:spacing w:before="0" w:beforeAutospacing="0" w:after="0" w:afterAutospacing="0" w:line="480" w:lineRule="atLeast"/>
        <w:ind w:left="720" w:hanging="720"/>
        <w:rPr>
          <w:color w:val="000000"/>
        </w:rPr>
      </w:pPr>
      <w:r>
        <w:rPr>
          <w:color w:val="000000"/>
        </w:rPr>
        <w:t>The Barcode Warehouse Limited.</w:t>
      </w:r>
      <w:r>
        <w:rPr>
          <w:rStyle w:val="apple-converted-space"/>
          <w:color w:val="000000"/>
        </w:rPr>
        <w:t> </w:t>
      </w:r>
      <w:r>
        <w:rPr>
          <w:i/>
          <w:iCs/>
          <w:color w:val="000000"/>
        </w:rPr>
        <w:t>Zebra RFD40 UHF RFID Standard Sled</w:t>
      </w:r>
      <w:r>
        <w:rPr>
          <w:color w:val="000000"/>
        </w:rPr>
        <w:t>, www.thebarcodewarehouse.co.uk/Images/Product/Alternative/xlarge/RFD40-image2.jpg.</w:t>
      </w:r>
    </w:p>
    <w:p w14:paraId="7703F8C5" w14:textId="77777777" w:rsidR="007E6A15" w:rsidRDefault="007E6A15" w:rsidP="007E6A15"/>
    <w:p w14:paraId="0DC4AE68" w14:textId="77777777" w:rsidR="00114C1D" w:rsidRDefault="00114C1D" w:rsidP="007E6A15"/>
    <w:p w14:paraId="78677CAC" w14:textId="77777777" w:rsidR="00114C1D" w:rsidRDefault="00114C1D" w:rsidP="00114C1D">
      <w:pPr>
        <w:pStyle w:val="NormalWeb"/>
        <w:spacing w:before="0" w:beforeAutospacing="0" w:after="0" w:afterAutospacing="0" w:line="480" w:lineRule="atLeast"/>
        <w:ind w:left="720" w:hanging="720"/>
        <w:rPr>
          <w:color w:val="000000"/>
        </w:rPr>
      </w:pPr>
      <w:r>
        <w:rPr>
          <w:color w:val="000000"/>
        </w:rPr>
        <w:t>Mobility Now.</w:t>
      </w:r>
      <w:r>
        <w:rPr>
          <w:rStyle w:val="apple-converted-space"/>
          <w:color w:val="000000"/>
        </w:rPr>
        <w:t> </w:t>
      </w:r>
      <w:r>
        <w:rPr>
          <w:i/>
          <w:iCs/>
          <w:color w:val="000000"/>
        </w:rPr>
        <w:t>RFID Zebra RFD40 Sled</w:t>
      </w:r>
      <w:r>
        <w:rPr>
          <w:color w:val="000000"/>
        </w:rPr>
        <w:t>, rfidnation.com/774-large_default/rfid-zebra-rfd40-sled.jpg.</w:t>
      </w:r>
    </w:p>
    <w:p w14:paraId="002C5517" w14:textId="77777777" w:rsidR="00114C1D" w:rsidRPr="007E6A15" w:rsidRDefault="00114C1D" w:rsidP="007E6A15">
      <w:pPr>
        <w:rPr>
          <w:rPrChange w:id="17" w:author="#RYU HYUNSUN#" w:date="2023-12-05T14:19:00Z">
            <w:rPr>
              <w:b/>
              <w:bCs/>
              <w:sz w:val="160"/>
              <w:szCs w:val="160"/>
              <w:lang w:val="en-US"/>
            </w:rPr>
          </w:rPrChange>
        </w:rPr>
      </w:pPr>
    </w:p>
    <w:sectPr w:rsidR="00114C1D" w:rsidRPr="007E6A15" w:rsidSect="00B76C88">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01D79" w14:textId="77777777" w:rsidR="0017713F" w:rsidRDefault="0017713F" w:rsidP="00620050">
      <w:r>
        <w:separator/>
      </w:r>
    </w:p>
  </w:endnote>
  <w:endnote w:type="continuationSeparator" w:id="0">
    <w:p w14:paraId="6E2173B7" w14:textId="77777777" w:rsidR="0017713F" w:rsidRDefault="0017713F" w:rsidP="00620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4CCDC" w14:textId="7F4D6081" w:rsidR="00620050" w:rsidRDefault="00620050">
    <w:pPr>
      <w:pStyle w:val="Footer"/>
    </w:pPr>
  </w:p>
  <w:p w14:paraId="1CC4E184" w14:textId="77777777" w:rsidR="00620050" w:rsidRDefault="00620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1867B" w14:textId="77777777" w:rsidR="0017713F" w:rsidRDefault="0017713F" w:rsidP="00620050">
      <w:r>
        <w:separator/>
      </w:r>
    </w:p>
  </w:footnote>
  <w:footnote w:type="continuationSeparator" w:id="0">
    <w:p w14:paraId="3215AF25" w14:textId="77777777" w:rsidR="0017713F" w:rsidRDefault="0017713F" w:rsidP="00620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CC9"/>
    <w:multiLevelType w:val="multilevel"/>
    <w:tmpl w:val="F4EA525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CC1893"/>
    <w:multiLevelType w:val="multilevel"/>
    <w:tmpl w:val="F31062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CF3F82"/>
    <w:multiLevelType w:val="hybridMultilevel"/>
    <w:tmpl w:val="FB2C7E50"/>
    <w:lvl w:ilvl="0" w:tplc="F6DA8CB8">
      <w:start w:val="1"/>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1D6985"/>
    <w:multiLevelType w:val="hybridMultilevel"/>
    <w:tmpl w:val="C9181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877628"/>
    <w:multiLevelType w:val="multilevel"/>
    <w:tmpl w:val="6678AA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7D9367D"/>
    <w:multiLevelType w:val="multilevel"/>
    <w:tmpl w:val="6678AA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434CCC"/>
    <w:multiLevelType w:val="multilevel"/>
    <w:tmpl w:val="72D27D2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2976074"/>
    <w:multiLevelType w:val="hybridMultilevel"/>
    <w:tmpl w:val="B7220E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415BCB"/>
    <w:multiLevelType w:val="hybridMultilevel"/>
    <w:tmpl w:val="BF7A3C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A65B62"/>
    <w:multiLevelType w:val="multilevel"/>
    <w:tmpl w:val="36E2F882"/>
    <w:lvl w:ilvl="0">
      <w:start w:val="1"/>
      <w:numFmt w:val="bullet"/>
      <w:lvlText w:val=""/>
      <w:lvlJc w:val="left"/>
      <w:pPr>
        <w:ind w:left="360" w:hanging="36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241BE7"/>
    <w:multiLevelType w:val="multilevel"/>
    <w:tmpl w:val="2E7E05BA"/>
    <w:styleLink w:val="CurrentList1"/>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A96AA1"/>
    <w:multiLevelType w:val="hybridMultilevel"/>
    <w:tmpl w:val="A6AC8C7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D27E86"/>
    <w:multiLevelType w:val="multilevel"/>
    <w:tmpl w:val="F61062A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AA16BE"/>
    <w:multiLevelType w:val="multilevel"/>
    <w:tmpl w:val="72D27D2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D035307"/>
    <w:multiLevelType w:val="multilevel"/>
    <w:tmpl w:val="60B8DC2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5E2403"/>
    <w:multiLevelType w:val="hybridMultilevel"/>
    <w:tmpl w:val="146838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E83EB0"/>
    <w:multiLevelType w:val="hybridMultilevel"/>
    <w:tmpl w:val="6F2EC06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7" w15:restartNumberingAfterBreak="0">
    <w:nsid w:val="4B485355"/>
    <w:multiLevelType w:val="hybridMultilevel"/>
    <w:tmpl w:val="0E006C6C"/>
    <w:lvl w:ilvl="0" w:tplc="75A6BBF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6C21C9"/>
    <w:multiLevelType w:val="multilevel"/>
    <w:tmpl w:val="992A6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9953B5"/>
    <w:multiLevelType w:val="multilevel"/>
    <w:tmpl w:val="F0F80C1C"/>
    <w:lvl w:ilvl="0">
      <w:start w:val="1"/>
      <w:numFmt w:val="decimal"/>
      <w:lvlText w:val="%1."/>
      <w:lvlJc w:val="left"/>
      <w:pPr>
        <w:ind w:left="720" w:hanging="720"/>
      </w:pPr>
      <w:rPr>
        <w:rFonts w:hint="default"/>
      </w:rPr>
    </w:lvl>
    <w:lvl w:ilvl="1">
      <w:start w:val="1"/>
      <w:numFmt w:val="lowerLetter"/>
      <w:lvlText w:val="%2."/>
      <w:lvlJc w:val="left"/>
      <w:pPr>
        <w:ind w:left="1080" w:hanging="720"/>
      </w:pPr>
      <w:rPr>
        <w:rFonts w:asciiTheme="minorHAnsi" w:eastAsiaTheme="minorEastAsia" w:hAnsiTheme="minorHAnsi" w:cstheme="minorBidi"/>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4731875"/>
    <w:multiLevelType w:val="multilevel"/>
    <w:tmpl w:val="ED22B3B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5A861D2"/>
    <w:multiLevelType w:val="hybridMultilevel"/>
    <w:tmpl w:val="B7220E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646F1"/>
    <w:multiLevelType w:val="hybridMultilevel"/>
    <w:tmpl w:val="6AB2C85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F52E8D"/>
    <w:multiLevelType w:val="hybridMultilevel"/>
    <w:tmpl w:val="7B6C4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D93BEE"/>
    <w:multiLevelType w:val="multilevel"/>
    <w:tmpl w:val="F4EA525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EED38F9"/>
    <w:multiLevelType w:val="multilevel"/>
    <w:tmpl w:val="F33490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1756363">
    <w:abstractNumId w:val="17"/>
  </w:num>
  <w:num w:numId="2" w16cid:durableId="2051345461">
    <w:abstractNumId w:val="2"/>
  </w:num>
  <w:num w:numId="3" w16cid:durableId="285939398">
    <w:abstractNumId w:val="8"/>
  </w:num>
  <w:num w:numId="4" w16cid:durableId="1739280260">
    <w:abstractNumId w:val="5"/>
  </w:num>
  <w:num w:numId="5" w16cid:durableId="762649936">
    <w:abstractNumId w:val="23"/>
  </w:num>
  <w:num w:numId="6" w16cid:durableId="665689">
    <w:abstractNumId w:val="13"/>
  </w:num>
  <w:num w:numId="7" w16cid:durableId="1056928605">
    <w:abstractNumId w:val="24"/>
  </w:num>
  <w:num w:numId="8" w16cid:durableId="1160344861">
    <w:abstractNumId w:val="22"/>
  </w:num>
  <w:num w:numId="9" w16cid:durableId="392512326">
    <w:abstractNumId w:val="15"/>
  </w:num>
  <w:num w:numId="10" w16cid:durableId="133914078">
    <w:abstractNumId w:val="11"/>
  </w:num>
  <w:num w:numId="11" w16cid:durableId="1451968765">
    <w:abstractNumId w:val="12"/>
  </w:num>
  <w:num w:numId="12" w16cid:durableId="2144500763">
    <w:abstractNumId w:val="3"/>
  </w:num>
  <w:num w:numId="13" w16cid:durableId="545801117">
    <w:abstractNumId w:val="14"/>
  </w:num>
  <w:num w:numId="14" w16cid:durableId="596400412">
    <w:abstractNumId w:val="4"/>
  </w:num>
  <w:num w:numId="15" w16cid:durableId="1720205093">
    <w:abstractNumId w:val="6"/>
  </w:num>
  <w:num w:numId="16" w16cid:durableId="1015231171">
    <w:abstractNumId w:val="0"/>
  </w:num>
  <w:num w:numId="17" w16cid:durableId="1264537629">
    <w:abstractNumId w:val="7"/>
  </w:num>
  <w:num w:numId="18" w16cid:durableId="440760112">
    <w:abstractNumId w:val="25"/>
  </w:num>
  <w:num w:numId="19" w16cid:durableId="473645563">
    <w:abstractNumId w:val="18"/>
  </w:num>
  <w:num w:numId="20" w16cid:durableId="1429042618">
    <w:abstractNumId w:val="19"/>
  </w:num>
  <w:num w:numId="21" w16cid:durableId="422846979">
    <w:abstractNumId w:val="9"/>
  </w:num>
  <w:num w:numId="22" w16cid:durableId="1778133219">
    <w:abstractNumId w:val="20"/>
  </w:num>
  <w:num w:numId="23" w16cid:durableId="436100925">
    <w:abstractNumId w:val="10"/>
  </w:num>
  <w:num w:numId="24" w16cid:durableId="497577562">
    <w:abstractNumId w:val="16"/>
  </w:num>
  <w:num w:numId="25" w16cid:durableId="378017509">
    <w:abstractNumId w:val="1"/>
  </w:num>
  <w:num w:numId="26" w16cid:durableId="1357519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U HYUNSUN#">
    <w15:presenceInfo w15:providerId="AD" w15:userId="S::HYUNSUN001@e.ntu.edu.sg::0cb96ac9-3db5-4aea-90db-91023ad01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C88"/>
    <w:rsid w:val="000A0006"/>
    <w:rsid w:val="00114C1D"/>
    <w:rsid w:val="0017713F"/>
    <w:rsid w:val="001C7D42"/>
    <w:rsid w:val="0028253C"/>
    <w:rsid w:val="002D43A3"/>
    <w:rsid w:val="00352198"/>
    <w:rsid w:val="00357488"/>
    <w:rsid w:val="003C1849"/>
    <w:rsid w:val="004E5857"/>
    <w:rsid w:val="00592C72"/>
    <w:rsid w:val="005E40A1"/>
    <w:rsid w:val="00612129"/>
    <w:rsid w:val="00620050"/>
    <w:rsid w:val="00773782"/>
    <w:rsid w:val="007D3854"/>
    <w:rsid w:val="007D7CDC"/>
    <w:rsid w:val="007E6A15"/>
    <w:rsid w:val="00860650"/>
    <w:rsid w:val="00965688"/>
    <w:rsid w:val="00A172D5"/>
    <w:rsid w:val="00AF72C8"/>
    <w:rsid w:val="00B30924"/>
    <w:rsid w:val="00B76C88"/>
    <w:rsid w:val="00C33C2D"/>
    <w:rsid w:val="00E05E1E"/>
    <w:rsid w:val="00E36979"/>
    <w:rsid w:val="00EA67B9"/>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AFED6"/>
  <w15:chartTrackingRefBased/>
  <w15:docId w15:val="{AF90093F-93DA-F94D-B121-85F8F751A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C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C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385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D38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76C88"/>
  </w:style>
  <w:style w:type="paragraph" w:styleId="NoSpacing">
    <w:name w:val="No Spacing"/>
    <w:link w:val="NoSpacingChar"/>
    <w:uiPriority w:val="1"/>
    <w:qFormat/>
    <w:rsid w:val="00B76C88"/>
    <w:rPr>
      <w:kern w:val="0"/>
      <w:sz w:val="22"/>
      <w:szCs w:val="22"/>
      <w:lang w:val="en-US" w:eastAsia="zh-CN"/>
      <w14:ligatures w14:val="none"/>
    </w:rPr>
  </w:style>
  <w:style w:type="character" w:customStyle="1" w:styleId="NoSpacingChar">
    <w:name w:val="No Spacing Char"/>
    <w:basedOn w:val="DefaultParagraphFont"/>
    <w:link w:val="NoSpacing"/>
    <w:uiPriority w:val="1"/>
    <w:rsid w:val="00B76C88"/>
    <w:rPr>
      <w:kern w:val="0"/>
      <w:sz w:val="22"/>
      <w:szCs w:val="22"/>
      <w:lang w:val="en-US" w:eastAsia="zh-CN"/>
      <w14:ligatures w14:val="none"/>
    </w:rPr>
  </w:style>
  <w:style w:type="character" w:customStyle="1" w:styleId="Heading1Char">
    <w:name w:val="Heading 1 Char"/>
    <w:basedOn w:val="DefaultParagraphFont"/>
    <w:link w:val="Heading1"/>
    <w:uiPriority w:val="9"/>
    <w:rsid w:val="00B76C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6C8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B76C88"/>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B76C88"/>
    <w:pPr>
      <w:tabs>
        <w:tab w:val="right" w:leader="dot" w:pos="9016"/>
      </w:tabs>
    </w:pPr>
    <w:rPr>
      <w:rFonts w:cstheme="minorHAnsi"/>
      <w:b/>
      <w:bCs/>
      <w:smallCaps/>
      <w:sz w:val="22"/>
      <w:szCs w:val="22"/>
    </w:rPr>
  </w:style>
  <w:style w:type="paragraph" w:styleId="TOC3">
    <w:name w:val="toc 3"/>
    <w:basedOn w:val="Normal"/>
    <w:next w:val="Normal"/>
    <w:autoRedefine/>
    <w:uiPriority w:val="39"/>
    <w:unhideWhenUsed/>
    <w:rsid w:val="00B76C88"/>
    <w:rPr>
      <w:rFonts w:cstheme="minorHAnsi"/>
      <w:smallCaps/>
      <w:sz w:val="22"/>
      <w:szCs w:val="22"/>
    </w:rPr>
  </w:style>
  <w:style w:type="paragraph" w:styleId="TOC4">
    <w:name w:val="toc 4"/>
    <w:basedOn w:val="Normal"/>
    <w:next w:val="Normal"/>
    <w:autoRedefine/>
    <w:uiPriority w:val="39"/>
    <w:semiHidden/>
    <w:unhideWhenUsed/>
    <w:rsid w:val="00B76C88"/>
    <w:rPr>
      <w:rFonts w:cstheme="minorHAnsi"/>
      <w:sz w:val="22"/>
      <w:szCs w:val="22"/>
    </w:rPr>
  </w:style>
  <w:style w:type="paragraph" w:styleId="TOC5">
    <w:name w:val="toc 5"/>
    <w:basedOn w:val="Normal"/>
    <w:next w:val="Normal"/>
    <w:autoRedefine/>
    <w:uiPriority w:val="39"/>
    <w:semiHidden/>
    <w:unhideWhenUsed/>
    <w:rsid w:val="00B76C88"/>
    <w:rPr>
      <w:rFonts w:cstheme="minorHAnsi"/>
      <w:sz w:val="22"/>
      <w:szCs w:val="22"/>
    </w:rPr>
  </w:style>
  <w:style w:type="paragraph" w:styleId="TOC6">
    <w:name w:val="toc 6"/>
    <w:basedOn w:val="Normal"/>
    <w:next w:val="Normal"/>
    <w:autoRedefine/>
    <w:uiPriority w:val="39"/>
    <w:semiHidden/>
    <w:unhideWhenUsed/>
    <w:rsid w:val="00B76C88"/>
    <w:rPr>
      <w:rFonts w:cstheme="minorHAnsi"/>
      <w:sz w:val="22"/>
      <w:szCs w:val="22"/>
    </w:rPr>
  </w:style>
  <w:style w:type="paragraph" w:styleId="TOC7">
    <w:name w:val="toc 7"/>
    <w:basedOn w:val="Normal"/>
    <w:next w:val="Normal"/>
    <w:autoRedefine/>
    <w:uiPriority w:val="39"/>
    <w:semiHidden/>
    <w:unhideWhenUsed/>
    <w:rsid w:val="00B76C88"/>
    <w:rPr>
      <w:rFonts w:cstheme="minorHAnsi"/>
      <w:sz w:val="22"/>
      <w:szCs w:val="22"/>
    </w:rPr>
  </w:style>
  <w:style w:type="paragraph" w:styleId="TOC8">
    <w:name w:val="toc 8"/>
    <w:basedOn w:val="Normal"/>
    <w:next w:val="Normal"/>
    <w:autoRedefine/>
    <w:uiPriority w:val="39"/>
    <w:semiHidden/>
    <w:unhideWhenUsed/>
    <w:rsid w:val="00B76C88"/>
    <w:rPr>
      <w:rFonts w:cstheme="minorHAnsi"/>
      <w:sz w:val="22"/>
      <w:szCs w:val="22"/>
    </w:rPr>
  </w:style>
  <w:style w:type="paragraph" w:styleId="TOC9">
    <w:name w:val="toc 9"/>
    <w:basedOn w:val="Normal"/>
    <w:next w:val="Normal"/>
    <w:autoRedefine/>
    <w:uiPriority w:val="39"/>
    <w:semiHidden/>
    <w:unhideWhenUsed/>
    <w:rsid w:val="00B76C88"/>
    <w:rPr>
      <w:rFonts w:cstheme="minorHAnsi"/>
      <w:sz w:val="22"/>
      <w:szCs w:val="22"/>
    </w:rPr>
  </w:style>
  <w:style w:type="paragraph" w:styleId="ListParagraph">
    <w:name w:val="List Paragraph"/>
    <w:basedOn w:val="Normal"/>
    <w:uiPriority w:val="34"/>
    <w:qFormat/>
    <w:rsid w:val="00B76C88"/>
    <w:pPr>
      <w:ind w:left="720"/>
      <w:contextualSpacing/>
    </w:pPr>
  </w:style>
  <w:style w:type="character" w:customStyle="1" w:styleId="Heading2Char">
    <w:name w:val="Heading 2 Char"/>
    <w:basedOn w:val="DefaultParagraphFont"/>
    <w:link w:val="Heading2"/>
    <w:uiPriority w:val="9"/>
    <w:rsid w:val="00B76C8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6C88"/>
    <w:rPr>
      <w:color w:val="0563C1" w:themeColor="hyperlink"/>
      <w:u w:val="single"/>
    </w:rPr>
  </w:style>
  <w:style w:type="character" w:customStyle="1" w:styleId="Heading3Char">
    <w:name w:val="Heading 3 Char"/>
    <w:basedOn w:val="DefaultParagraphFont"/>
    <w:link w:val="Heading3"/>
    <w:uiPriority w:val="9"/>
    <w:rsid w:val="007D385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D385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20050"/>
    <w:pPr>
      <w:tabs>
        <w:tab w:val="center" w:pos="4513"/>
        <w:tab w:val="right" w:pos="9026"/>
      </w:tabs>
    </w:pPr>
  </w:style>
  <w:style w:type="character" w:customStyle="1" w:styleId="HeaderChar">
    <w:name w:val="Header Char"/>
    <w:basedOn w:val="DefaultParagraphFont"/>
    <w:link w:val="Header"/>
    <w:uiPriority w:val="99"/>
    <w:rsid w:val="00620050"/>
  </w:style>
  <w:style w:type="paragraph" w:styleId="Footer">
    <w:name w:val="footer"/>
    <w:basedOn w:val="Normal"/>
    <w:link w:val="FooterChar"/>
    <w:uiPriority w:val="99"/>
    <w:unhideWhenUsed/>
    <w:rsid w:val="00620050"/>
    <w:pPr>
      <w:tabs>
        <w:tab w:val="center" w:pos="4513"/>
        <w:tab w:val="right" w:pos="9026"/>
      </w:tabs>
    </w:pPr>
  </w:style>
  <w:style w:type="character" w:customStyle="1" w:styleId="FooterChar">
    <w:name w:val="Footer Char"/>
    <w:basedOn w:val="DefaultParagraphFont"/>
    <w:link w:val="Footer"/>
    <w:uiPriority w:val="99"/>
    <w:rsid w:val="00620050"/>
  </w:style>
  <w:style w:type="character" w:styleId="UnresolvedMention">
    <w:name w:val="Unresolved Mention"/>
    <w:basedOn w:val="DefaultParagraphFont"/>
    <w:uiPriority w:val="99"/>
    <w:semiHidden/>
    <w:unhideWhenUsed/>
    <w:rsid w:val="00620050"/>
    <w:rPr>
      <w:color w:val="605E5C"/>
      <w:shd w:val="clear" w:color="auto" w:fill="E1DFDD"/>
    </w:rPr>
  </w:style>
  <w:style w:type="character" w:customStyle="1" w:styleId="apple-converted-space">
    <w:name w:val="apple-converted-space"/>
    <w:basedOn w:val="DefaultParagraphFont"/>
    <w:rsid w:val="007E6A15"/>
  </w:style>
  <w:style w:type="paragraph" w:styleId="NormalWeb">
    <w:name w:val="Normal (Web)"/>
    <w:basedOn w:val="Normal"/>
    <w:uiPriority w:val="99"/>
    <w:unhideWhenUsed/>
    <w:rsid w:val="007E6A15"/>
    <w:pPr>
      <w:spacing w:before="100" w:beforeAutospacing="1" w:after="100" w:afterAutospacing="1"/>
    </w:pPr>
    <w:rPr>
      <w:rFonts w:ascii="Times New Roman" w:eastAsia="Times New Roman" w:hAnsi="Times New Roman" w:cs="Times New Roman"/>
      <w:kern w:val="0"/>
      <w14:ligatures w14:val="none"/>
    </w:rPr>
  </w:style>
  <w:style w:type="paragraph" w:styleId="Subtitle">
    <w:name w:val="Subtitle"/>
    <w:basedOn w:val="Normal"/>
    <w:next w:val="Normal"/>
    <w:link w:val="SubtitleChar"/>
    <w:uiPriority w:val="11"/>
    <w:qFormat/>
    <w:rsid w:val="002D43A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2D43A3"/>
    <w:rPr>
      <w:color w:val="5A5A5A" w:themeColor="text1" w:themeTint="A5"/>
      <w:spacing w:val="15"/>
      <w:sz w:val="22"/>
      <w:szCs w:val="22"/>
    </w:rPr>
  </w:style>
  <w:style w:type="numbering" w:customStyle="1" w:styleId="CurrentList1">
    <w:name w:val="Current List1"/>
    <w:uiPriority w:val="99"/>
    <w:rsid w:val="00E3697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5294">
      <w:bodyDiv w:val="1"/>
      <w:marLeft w:val="0"/>
      <w:marRight w:val="0"/>
      <w:marTop w:val="0"/>
      <w:marBottom w:val="0"/>
      <w:divBdr>
        <w:top w:val="none" w:sz="0" w:space="0" w:color="auto"/>
        <w:left w:val="none" w:sz="0" w:space="0" w:color="auto"/>
        <w:bottom w:val="none" w:sz="0" w:space="0" w:color="auto"/>
        <w:right w:val="none" w:sz="0" w:space="0" w:color="auto"/>
      </w:divBdr>
      <w:divsChild>
        <w:div w:id="996878579">
          <w:marLeft w:val="0"/>
          <w:marRight w:val="0"/>
          <w:marTop w:val="0"/>
          <w:marBottom w:val="0"/>
          <w:divBdr>
            <w:top w:val="none" w:sz="0" w:space="0" w:color="auto"/>
            <w:left w:val="none" w:sz="0" w:space="0" w:color="auto"/>
            <w:bottom w:val="none" w:sz="0" w:space="0" w:color="auto"/>
            <w:right w:val="none" w:sz="0" w:space="0" w:color="auto"/>
          </w:divBdr>
          <w:divsChild>
            <w:div w:id="863323906">
              <w:marLeft w:val="0"/>
              <w:marRight w:val="0"/>
              <w:marTop w:val="0"/>
              <w:marBottom w:val="0"/>
              <w:divBdr>
                <w:top w:val="none" w:sz="0" w:space="0" w:color="auto"/>
                <w:left w:val="none" w:sz="0" w:space="0" w:color="auto"/>
                <w:bottom w:val="none" w:sz="0" w:space="0" w:color="auto"/>
                <w:right w:val="none" w:sz="0" w:space="0" w:color="auto"/>
              </w:divBdr>
              <w:divsChild>
                <w:div w:id="991061741">
                  <w:marLeft w:val="0"/>
                  <w:marRight w:val="0"/>
                  <w:marTop w:val="0"/>
                  <w:marBottom w:val="0"/>
                  <w:divBdr>
                    <w:top w:val="none" w:sz="0" w:space="0" w:color="auto"/>
                    <w:left w:val="none" w:sz="0" w:space="0" w:color="auto"/>
                    <w:bottom w:val="none" w:sz="0" w:space="0" w:color="auto"/>
                    <w:right w:val="none" w:sz="0" w:space="0" w:color="auto"/>
                  </w:divBdr>
                  <w:divsChild>
                    <w:div w:id="2006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15400">
      <w:bodyDiv w:val="1"/>
      <w:marLeft w:val="0"/>
      <w:marRight w:val="0"/>
      <w:marTop w:val="0"/>
      <w:marBottom w:val="0"/>
      <w:divBdr>
        <w:top w:val="none" w:sz="0" w:space="0" w:color="auto"/>
        <w:left w:val="none" w:sz="0" w:space="0" w:color="auto"/>
        <w:bottom w:val="none" w:sz="0" w:space="0" w:color="auto"/>
        <w:right w:val="none" w:sz="0" w:space="0" w:color="auto"/>
      </w:divBdr>
      <w:divsChild>
        <w:div w:id="82457794">
          <w:marLeft w:val="0"/>
          <w:marRight w:val="0"/>
          <w:marTop w:val="0"/>
          <w:marBottom w:val="0"/>
          <w:divBdr>
            <w:top w:val="none" w:sz="0" w:space="0" w:color="auto"/>
            <w:left w:val="none" w:sz="0" w:space="0" w:color="auto"/>
            <w:bottom w:val="none" w:sz="0" w:space="0" w:color="auto"/>
            <w:right w:val="none" w:sz="0" w:space="0" w:color="auto"/>
          </w:divBdr>
        </w:div>
      </w:divsChild>
    </w:div>
    <w:div w:id="257644448">
      <w:bodyDiv w:val="1"/>
      <w:marLeft w:val="0"/>
      <w:marRight w:val="0"/>
      <w:marTop w:val="0"/>
      <w:marBottom w:val="0"/>
      <w:divBdr>
        <w:top w:val="none" w:sz="0" w:space="0" w:color="auto"/>
        <w:left w:val="none" w:sz="0" w:space="0" w:color="auto"/>
        <w:bottom w:val="none" w:sz="0" w:space="0" w:color="auto"/>
        <w:right w:val="none" w:sz="0" w:space="0" w:color="auto"/>
      </w:divBdr>
      <w:divsChild>
        <w:div w:id="1380587992">
          <w:marLeft w:val="-720"/>
          <w:marRight w:val="0"/>
          <w:marTop w:val="0"/>
          <w:marBottom w:val="0"/>
          <w:divBdr>
            <w:top w:val="none" w:sz="0" w:space="0" w:color="auto"/>
            <w:left w:val="none" w:sz="0" w:space="0" w:color="auto"/>
            <w:bottom w:val="none" w:sz="0" w:space="0" w:color="auto"/>
            <w:right w:val="none" w:sz="0" w:space="0" w:color="auto"/>
          </w:divBdr>
        </w:div>
      </w:divsChild>
    </w:div>
    <w:div w:id="267274149">
      <w:bodyDiv w:val="1"/>
      <w:marLeft w:val="0"/>
      <w:marRight w:val="0"/>
      <w:marTop w:val="0"/>
      <w:marBottom w:val="0"/>
      <w:divBdr>
        <w:top w:val="none" w:sz="0" w:space="0" w:color="auto"/>
        <w:left w:val="none" w:sz="0" w:space="0" w:color="auto"/>
        <w:bottom w:val="none" w:sz="0" w:space="0" w:color="auto"/>
        <w:right w:val="none" w:sz="0" w:space="0" w:color="auto"/>
      </w:divBdr>
      <w:divsChild>
        <w:div w:id="1605113571">
          <w:marLeft w:val="0"/>
          <w:marRight w:val="0"/>
          <w:marTop w:val="0"/>
          <w:marBottom w:val="0"/>
          <w:divBdr>
            <w:top w:val="none" w:sz="0" w:space="0" w:color="auto"/>
            <w:left w:val="none" w:sz="0" w:space="0" w:color="auto"/>
            <w:bottom w:val="none" w:sz="0" w:space="0" w:color="auto"/>
            <w:right w:val="none" w:sz="0" w:space="0" w:color="auto"/>
          </w:divBdr>
          <w:divsChild>
            <w:div w:id="1567376825">
              <w:marLeft w:val="0"/>
              <w:marRight w:val="0"/>
              <w:marTop w:val="0"/>
              <w:marBottom w:val="0"/>
              <w:divBdr>
                <w:top w:val="none" w:sz="0" w:space="0" w:color="auto"/>
                <w:left w:val="none" w:sz="0" w:space="0" w:color="auto"/>
                <w:bottom w:val="none" w:sz="0" w:space="0" w:color="auto"/>
                <w:right w:val="none" w:sz="0" w:space="0" w:color="auto"/>
              </w:divBdr>
              <w:divsChild>
                <w:div w:id="543711171">
                  <w:marLeft w:val="0"/>
                  <w:marRight w:val="0"/>
                  <w:marTop w:val="0"/>
                  <w:marBottom w:val="0"/>
                  <w:divBdr>
                    <w:top w:val="none" w:sz="0" w:space="0" w:color="auto"/>
                    <w:left w:val="none" w:sz="0" w:space="0" w:color="auto"/>
                    <w:bottom w:val="none" w:sz="0" w:space="0" w:color="auto"/>
                    <w:right w:val="none" w:sz="0" w:space="0" w:color="auto"/>
                  </w:divBdr>
                  <w:divsChild>
                    <w:div w:id="11286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3885">
      <w:bodyDiv w:val="1"/>
      <w:marLeft w:val="0"/>
      <w:marRight w:val="0"/>
      <w:marTop w:val="0"/>
      <w:marBottom w:val="0"/>
      <w:divBdr>
        <w:top w:val="none" w:sz="0" w:space="0" w:color="auto"/>
        <w:left w:val="none" w:sz="0" w:space="0" w:color="auto"/>
        <w:bottom w:val="none" w:sz="0" w:space="0" w:color="auto"/>
        <w:right w:val="none" w:sz="0" w:space="0" w:color="auto"/>
      </w:divBdr>
      <w:divsChild>
        <w:div w:id="1609310077">
          <w:marLeft w:val="0"/>
          <w:marRight w:val="0"/>
          <w:marTop w:val="0"/>
          <w:marBottom w:val="0"/>
          <w:divBdr>
            <w:top w:val="none" w:sz="0" w:space="0" w:color="auto"/>
            <w:left w:val="none" w:sz="0" w:space="0" w:color="auto"/>
            <w:bottom w:val="none" w:sz="0" w:space="0" w:color="auto"/>
            <w:right w:val="none" w:sz="0" w:space="0" w:color="auto"/>
          </w:divBdr>
          <w:divsChild>
            <w:div w:id="11690083">
              <w:marLeft w:val="0"/>
              <w:marRight w:val="0"/>
              <w:marTop w:val="0"/>
              <w:marBottom w:val="0"/>
              <w:divBdr>
                <w:top w:val="none" w:sz="0" w:space="0" w:color="auto"/>
                <w:left w:val="none" w:sz="0" w:space="0" w:color="auto"/>
                <w:bottom w:val="none" w:sz="0" w:space="0" w:color="auto"/>
                <w:right w:val="none" w:sz="0" w:space="0" w:color="auto"/>
              </w:divBdr>
              <w:divsChild>
                <w:div w:id="1075471163">
                  <w:marLeft w:val="0"/>
                  <w:marRight w:val="0"/>
                  <w:marTop w:val="0"/>
                  <w:marBottom w:val="0"/>
                  <w:divBdr>
                    <w:top w:val="none" w:sz="0" w:space="0" w:color="auto"/>
                    <w:left w:val="none" w:sz="0" w:space="0" w:color="auto"/>
                    <w:bottom w:val="none" w:sz="0" w:space="0" w:color="auto"/>
                    <w:right w:val="none" w:sz="0" w:space="0" w:color="auto"/>
                  </w:divBdr>
                  <w:divsChild>
                    <w:div w:id="19465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86911">
      <w:bodyDiv w:val="1"/>
      <w:marLeft w:val="0"/>
      <w:marRight w:val="0"/>
      <w:marTop w:val="0"/>
      <w:marBottom w:val="0"/>
      <w:divBdr>
        <w:top w:val="none" w:sz="0" w:space="0" w:color="auto"/>
        <w:left w:val="none" w:sz="0" w:space="0" w:color="auto"/>
        <w:bottom w:val="none" w:sz="0" w:space="0" w:color="auto"/>
        <w:right w:val="none" w:sz="0" w:space="0" w:color="auto"/>
      </w:divBdr>
    </w:div>
    <w:div w:id="681317830">
      <w:bodyDiv w:val="1"/>
      <w:marLeft w:val="0"/>
      <w:marRight w:val="0"/>
      <w:marTop w:val="0"/>
      <w:marBottom w:val="0"/>
      <w:divBdr>
        <w:top w:val="none" w:sz="0" w:space="0" w:color="auto"/>
        <w:left w:val="none" w:sz="0" w:space="0" w:color="auto"/>
        <w:bottom w:val="none" w:sz="0" w:space="0" w:color="auto"/>
        <w:right w:val="none" w:sz="0" w:space="0" w:color="auto"/>
      </w:divBdr>
    </w:div>
    <w:div w:id="861091186">
      <w:bodyDiv w:val="1"/>
      <w:marLeft w:val="0"/>
      <w:marRight w:val="0"/>
      <w:marTop w:val="0"/>
      <w:marBottom w:val="0"/>
      <w:divBdr>
        <w:top w:val="none" w:sz="0" w:space="0" w:color="auto"/>
        <w:left w:val="none" w:sz="0" w:space="0" w:color="auto"/>
        <w:bottom w:val="none" w:sz="0" w:space="0" w:color="auto"/>
        <w:right w:val="none" w:sz="0" w:space="0" w:color="auto"/>
      </w:divBdr>
      <w:divsChild>
        <w:div w:id="784932043">
          <w:marLeft w:val="-720"/>
          <w:marRight w:val="0"/>
          <w:marTop w:val="0"/>
          <w:marBottom w:val="0"/>
          <w:divBdr>
            <w:top w:val="none" w:sz="0" w:space="0" w:color="auto"/>
            <w:left w:val="none" w:sz="0" w:space="0" w:color="auto"/>
            <w:bottom w:val="none" w:sz="0" w:space="0" w:color="auto"/>
            <w:right w:val="none" w:sz="0" w:space="0" w:color="auto"/>
          </w:divBdr>
        </w:div>
      </w:divsChild>
    </w:div>
    <w:div w:id="1353147395">
      <w:bodyDiv w:val="1"/>
      <w:marLeft w:val="0"/>
      <w:marRight w:val="0"/>
      <w:marTop w:val="0"/>
      <w:marBottom w:val="0"/>
      <w:divBdr>
        <w:top w:val="none" w:sz="0" w:space="0" w:color="auto"/>
        <w:left w:val="none" w:sz="0" w:space="0" w:color="auto"/>
        <w:bottom w:val="none" w:sz="0" w:space="0" w:color="auto"/>
        <w:right w:val="none" w:sz="0" w:space="0" w:color="auto"/>
      </w:divBdr>
      <w:divsChild>
        <w:div w:id="1451319955">
          <w:marLeft w:val="0"/>
          <w:marRight w:val="0"/>
          <w:marTop w:val="0"/>
          <w:marBottom w:val="0"/>
          <w:divBdr>
            <w:top w:val="none" w:sz="0" w:space="0" w:color="auto"/>
            <w:left w:val="none" w:sz="0" w:space="0" w:color="auto"/>
            <w:bottom w:val="none" w:sz="0" w:space="0" w:color="auto"/>
            <w:right w:val="none" w:sz="0" w:space="0" w:color="auto"/>
          </w:divBdr>
          <w:divsChild>
            <w:div w:id="1602645539">
              <w:marLeft w:val="0"/>
              <w:marRight w:val="0"/>
              <w:marTop w:val="0"/>
              <w:marBottom w:val="0"/>
              <w:divBdr>
                <w:top w:val="none" w:sz="0" w:space="0" w:color="auto"/>
                <w:left w:val="none" w:sz="0" w:space="0" w:color="auto"/>
                <w:bottom w:val="none" w:sz="0" w:space="0" w:color="auto"/>
                <w:right w:val="none" w:sz="0" w:space="0" w:color="auto"/>
              </w:divBdr>
              <w:divsChild>
                <w:div w:id="452988848">
                  <w:marLeft w:val="0"/>
                  <w:marRight w:val="0"/>
                  <w:marTop w:val="0"/>
                  <w:marBottom w:val="0"/>
                  <w:divBdr>
                    <w:top w:val="none" w:sz="0" w:space="0" w:color="auto"/>
                    <w:left w:val="none" w:sz="0" w:space="0" w:color="auto"/>
                    <w:bottom w:val="none" w:sz="0" w:space="0" w:color="auto"/>
                    <w:right w:val="none" w:sz="0" w:space="0" w:color="auto"/>
                  </w:divBdr>
                  <w:divsChild>
                    <w:div w:id="2058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25818">
      <w:bodyDiv w:val="1"/>
      <w:marLeft w:val="0"/>
      <w:marRight w:val="0"/>
      <w:marTop w:val="0"/>
      <w:marBottom w:val="0"/>
      <w:divBdr>
        <w:top w:val="none" w:sz="0" w:space="0" w:color="auto"/>
        <w:left w:val="none" w:sz="0" w:space="0" w:color="auto"/>
        <w:bottom w:val="none" w:sz="0" w:space="0" w:color="auto"/>
        <w:right w:val="none" w:sz="0" w:space="0" w:color="auto"/>
      </w:divBdr>
      <w:divsChild>
        <w:div w:id="1728915658">
          <w:marLeft w:val="-720"/>
          <w:marRight w:val="0"/>
          <w:marTop w:val="0"/>
          <w:marBottom w:val="0"/>
          <w:divBdr>
            <w:top w:val="none" w:sz="0" w:space="0" w:color="auto"/>
            <w:left w:val="none" w:sz="0" w:space="0" w:color="auto"/>
            <w:bottom w:val="none" w:sz="0" w:space="0" w:color="auto"/>
            <w:right w:val="none" w:sz="0" w:space="0" w:color="auto"/>
          </w:divBdr>
        </w:div>
      </w:divsChild>
    </w:div>
    <w:div w:id="1480540282">
      <w:bodyDiv w:val="1"/>
      <w:marLeft w:val="0"/>
      <w:marRight w:val="0"/>
      <w:marTop w:val="0"/>
      <w:marBottom w:val="0"/>
      <w:divBdr>
        <w:top w:val="none" w:sz="0" w:space="0" w:color="auto"/>
        <w:left w:val="none" w:sz="0" w:space="0" w:color="auto"/>
        <w:bottom w:val="none" w:sz="0" w:space="0" w:color="auto"/>
        <w:right w:val="none" w:sz="0" w:space="0" w:color="auto"/>
      </w:divBdr>
      <w:divsChild>
        <w:div w:id="892422578">
          <w:marLeft w:val="0"/>
          <w:marRight w:val="0"/>
          <w:marTop w:val="0"/>
          <w:marBottom w:val="0"/>
          <w:divBdr>
            <w:top w:val="none" w:sz="0" w:space="0" w:color="auto"/>
            <w:left w:val="none" w:sz="0" w:space="0" w:color="auto"/>
            <w:bottom w:val="none" w:sz="0" w:space="0" w:color="auto"/>
            <w:right w:val="none" w:sz="0" w:space="0" w:color="auto"/>
          </w:divBdr>
          <w:divsChild>
            <w:div w:id="959998511">
              <w:marLeft w:val="0"/>
              <w:marRight w:val="0"/>
              <w:marTop w:val="0"/>
              <w:marBottom w:val="0"/>
              <w:divBdr>
                <w:top w:val="none" w:sz="0" w:space="0" w:color="auto"/>
                <w:left w:val="none" w:sz="0" w:space="0" w:color="auto"/>
                <w:bottom w:val="none" w:sz="0" w:space="0" w:color="auto"/>
                <w:right w:val="none" w:sz="0" w:space="0" w:color="auto"/>
              </w:divBdr>
              <w:divsChild>
                <w:div w:id="492453904">
                  <w:marLeft w:val="0"/>
                  <w:marRight w:val="0"/>
                  <w:marTop w:val="0"/>
                  <w:marBottom w:val="0"/>
                  <w:divBdr>
                    <w:top w:val="none" w:sz="0" w:space="0" w:color="auto"/>
                    <w:left w:val="none" w:sz="0" w:space="0" w:color="auto"/>
                    <w:bottom w:val="none" w:sz="0" w:space="0" w:color="auto"/>
                    <w:right w:val="none" w:sz="0" w:space="0" w:color="auto"/>
                  </w:divBdr>
                  <w:divsChild>
                    <w:div w:id="716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11</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Zebra rFid Mobile app &amp; Sato printer graphical user interface</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Zebra rFid Mobile app &amp; Sato printer graphical user interface</dc:title>
  <dc:subject>Installation and Usage Guide</dc:subject>
  <dc:creator>PRDCSG</dc:creator>
  <cp:keywords/>
  <dc:description/>
  <cp:lastModifiedBy>#RYU HYUNSUN#</cp:lastModifiedBy>
  <cp:revision>4</cp:revision>
  <dcterms:created xsi:type="dcterms:W3CDTF">2023-12-06T03:48:00Z</dcterms:created>
  <dcterms:modified xsi:type="dcterms:W3CDTF">2023-12-07T03:46:00Z</dcterms:modified>
</cp:coreProperties>
</file>